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570" w:rsidRPr="00092FFF" w:rsidRDefault="00415C23" w:rsidP="00092FFF">
      <w:pPr>
        <w:pStyle w:val="aa"/>
        <w:jc w:val="center"/>
        <w:rPr>
          <w:b/>
          <w:color w:val="4472C4" w:themeColor="accent1"/>
          <w:lang w:val="ru-RU"/>
        </w:rPr>
      </w:pPr>
      <w:r w:rsidRPr="00092FFF">
        <w:rPr>
          <w:b/>
          <w:color w:val="4472C4" w:themeColor="accent1"/>
          <w:lang w:val="ru-RU"/>
        </w:rPr>
        <w:t xml:space="preserve">Инструкция по </w:t>
      </w:r>
      <w:r w:rsidR="008246C8" w:rsidRPr="00092FFF">
        <w:rPr>
          <w:b/>
          <w:color w:val="4472C4" w:themeColor="accent1"/>
          <w:lang w:val="ru-RU"/>
        </w:rPr>
        <w:t>настройке</w:t>
      </w:r>
      <w:r w:rsidRPr="00092FFF">
        <w:rPr>
          <w:b/>
          <w:color w:val="4472C4" w:themeColor="accent1"/>
          <w:lang w:val="ru-RU"/>
        </w:rPr>
        <w:t xml:space="preserve"> параметров календарей</w:t>
      </w:r>
      <w:r w:rsidR="008246C8" w:rsidRPr="00092FFF">
        <w:rPr>
          <w:b/>
          <w:color w:val="4472C4" w:themeColor="accent1"/>
          <w:lang w:val="ru-RU"/>
        </w:rPr>
        <w:t xml:space="preserve"> СОФР</w:t>
      </w:r>
    </w:p>
    <w:sdt>
      <w:sdtPr>
        <w:rPr>
          <w:rFonts w:asciiTheme="minorHAnsi" w:eastAsiaTheme="minorHAnsi" w:hAnsiTheme="minorHAnsi" w:cstheme="minorBidi"/>
          <w:color w:val="auto"/>
          <w:sz w:val="22"/>
          <w:szCs w:val="22"/>
          <w:lang w:val="ru-RU"/>
        </w:rPr>
        <w:id w:val="-1177647086"/>
        <w:docPartObj>
          <w:docPartGallery w:val="Table of Contents"/>
          <w:docPartUnique/>
        </w:docPartObj>
      </w:sdtPr>
      <w:sdtEndPr>
        <w:rPr>
          <w:b/>
          <w:bCs/>
        </w:rPr>
      </w:sdtEndPr>
      <w:sdtContent>
        <w:p w:rsidR="00092FFF" w:rsidRDefault="00092FFF">
          <w:pPr>
            <w:pStyle w:val="a9"/>
          </w:pPr>
          <w:r>
            <w:rPr>
              <w:lang w:val="ru-RU"/>
            </w:rPr>
            <w:t>Оглавление</w:t>
          </w:r>
        </w:p>
        <w:p w:rsidR="009A695E" w:rsidRDefault="00092FFF">
          <w:pPr>
            <w:pStyle w:val="11"/>
            <w:tabs>
              <w:tab w:val="right" w:leader="dot" w:pos="14390"/>
            </w:tabs>
            <w:rPr>
              <w:ins w:id="0" w:author="Jakovleva Svetlana" w:date="2025-07-04T18:35:00Z"/>
              <w:rFonts w:eastAsiaTheme="minorEastAsia"/>
              <w:noProof/>
            </w:rPr>
          </w:pPr>
          <w:r>
            <w:fldChar w:fldCharType="begin"/>
          </w:r>
          <w:r>
            <w:instrText xml:space="preserve"> TOC \o "1-3" \h \z \u </w:instrText>
          </w:r>
          <w:r>
            <w:fldChar w:fldCharType="separate"/>
          </w:r>
          <w:ins w:id="1" w:author="Jakovleva Svetlana" w:date="2025-07-04T18:35:00Z">
            <w:r w:rsidR="009A695E" w:rsidRPr="002E1A6A">
              <w:rPr>
                <w:rStyle w:val="a3"/>
                <w:noProof/>
              </w:rPr>
              <w:fldChar w:fldCharType="begin"/>
            </w:r>
            <w:r w:rsidR="009A695E" w:rsidRPr="002E1A6A">
              <w:rPr>
                <w:rStyle w:val="a3"/>
                <w:noProof/>
              </w:rPr>
              <w:instrText xml:space="preserve"> </w:instrText>
            </w:r>
            <w:r w:rsidR="009A695E">
              <w:rPr>
                <w:noProof/>
              </w:rPr>
              <w:instrText>HYPERLINK \l "_Toc202546571"</w:instrText>
            </w:r>
            <w:r w:rsidR="009A695E" w:rsidRPr="002E1A6A">
              <w:rPr>
                <w:rStyle w:val="a3"/>
                <w:noProof/>
              </w:rPr>
              <w:instrText xml:space="preserve"> </w:instrText>
            </w:r>
            <w:r w:rsidR="009A695E" w:rsidRPr="002E1A6A">
              <w:rPr>
                <w:rStyle w:val="a3"/>
                <w:noProof/>
              </w:rPr>
              <w:fldChar w:fldCharType="separate"/>
            </w:r>
            <w:r w:rsidR="009A695E" w:rsidRPr="002E1A6A">
              <w:rPr>
                <w:rStyle w:val="a3"/>
                <w:noProof/>
                <w:lang w:val="ru-RU"/>
              </w:rPr>
              <w:t>Источники данных для настройки</w:t>
            </w:r>
            <w:r w:rsidR="009A695E">
              <w:rPr>
                <w:noProof/>
                <w:webHidden/>
              </w:rPr>
              <w:tab/>
            </w:r>
            <w:r w:rsidR="009A695E">
              <w:rPr>
                <w:noProof/>
                <w:webHidden/>
              </w:rPr>
              <w:fldChar w:fldCharType="begin"/>
            </w:r>
            <w:r w:rsidR="009A695E">
              <w:rPr>
                <w:noProof/>
                <w:webHidden/>
              </w:rPr>
              <w:instrText xml:space="preserve"> PAGEREF _Toc202546571 \h </w:instrText>
            </w:r>
          </w:ins>
          <w:r w:rsidR="009A695E">
            <w:rPr>
              <w:noProof/>
              <w:webHidden/>
            </w:rPr>
          </w:r>
          <w:r w:rsidR="009A695E">
            <w:rPr>
              <w:noProof/>
              <w:webHidden/>
            </w:rPr>
            <w:fldChar w:fldCharType="separate"/>
          </w:r>
          <w:ins w:id="2" w:author="Jakovleva Svetlana" w:date="2025-07-04T18:35:00Z">
            <w:r w:rsidR="009A695E">
              <w:rPr>
                <w:noProof/>
                <w:webHidden/>
              </w:rPr>
              <w:t>2</w:t>
            </w:r>
            <w:r w:rsidR="009A695E">
              <w:rPr>
                <w:noProof/>
                <w:webHidden/>
              </w:rPr>
              <w:fldChar w:fldCharType="end"/>
            </w:r>
            <w:r w:rsidR="009A695E" w:rsidRPr="002E1A6A">
              <w:rPr>
                <w:rStyle w:val="a3"/>
                <w:noProof/>
              </w:rPr>
              <w:fldChar w:fldCharType="end"/>
            </w:r>
          </w:ins>
        </w:p>
        <w:p w:rsidR="009A695E" w:rsidRDefault="009A695E">
          <w:pPr>
            <w:pStyle w:val="11"/>
            <w:tabs>
              <w:tab w:val="right" w:leader="dot" w:pos="14390"/>
            </w:tabs>
            <w:rPr>
              <w:ins w:id="3" w:author="Jakovleva Svetlana" w:date="2025-07-04T18:35:00Z"/>
              <w:rFonts w:eastAsiaTheme="minorEastAsia"/>
              <w:noProof/>
            </w:rPr>
          </w:pPr>
          <w:ins w:id="4"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"_Toc202546572"</w:instrText>
            </w:r>
            <w:r w:rsidRPr="002E1A6A">
              <w:rPr>
                <w:rStyle w:val="a3"/>
                <w:noProof/>
              </w:rPr>
              <w:instrText xml:space="preserve"> </w:instrText>
            </w:r>
            <w:r w:rsidRPr="002E1A6A">
              <w:rPr>
                <w:rStyle w:val="a3"/>
                <w:noProof/>
              </w:rPr>
              <w:fldChar w:fldCharType="separate"/>
            </w:r>
            <w:r w:rsidRPr="002E1A6A">
              <w:rPr>
                <w:rStyle w:val="a3"/>
                <w:noProof/>
                <w:lang w:val="ru-RU"/>
              </w:rPr>
              <w:t>Общий принцип настройки дней в календарях</w:t>
            </w:r>
            <w:r>
              <w:rPr>
                <w:noProof/>
                <w:webHidden/>
              </w:rPr>
              <w:tab/>
            </w:r>
            <w:r>
              <w:rPr>
                <w:noProof/>
                <w:webHidden/>
              </w:rPr>
              <w:fldChar w:fldCharType="begin"/>
            </w:r>
            <w:r>
              <w:rPr>
                <w:noProof/>
                <w:webHidden/>
              </w:rPr>
              <w:instrText xml:space="preserve"> PAGEREF _Toc202546572 \h </w:instrText>
            </w:r>
          </w:ins>
          <w:r>
            <w:rPr>
              <w:noProof/>
              <w:webHidden/>
            </w:rPr>
          </w:r>
          <w:r>
            <w:rPr>
              <w:noProof/>
              <w:webHidden/>
            </w:rPr>
            <w:fldChar w:fldCharType="separate"/>
          </w:r>
          <w:ins w:id="5" w:author="Jakovleva Svetlana" w:date="2025-07-04T18:35:00Z">
            <w:r>
              <w:rPr>
                <w:noProof/>
                <w:webHidden/>
              </w:rPr>
              <w:t>2</w:t>
            </w:r>
            <w:r>
              <w:rPr>
                <w:noProof/>
                <w:webHidden/>
              </w:rPr>
              <w:fldChar w:fldCharType="end"/>
            </w:r>
            <w:r w:rsidRPr="002E1A6A">
              <w:rPr>
                <w:rStyle w:val="a3"/>
                <w:noProof/>
              </w:rPr>
              <w:fldChar w:fldCharType="end"/>
            </w:r>
          </w:ins>
        </w:p>
        <w:p w:rsidR="009A695E" w:rsidRDefault="009A695E">
          <w:pPr>
            <w:pStyle w:val="11"/>
            <w:tabs>
              <w:tab w:val="right" w:leader="dot" w:pos="14390"/>
            </w:tabs>
            <w:rPr>
              <w:ins w:id="6" w:author="Jakovleva Svetlana" w:date="2025-07-04T18:35:00Z"/>
              <w:rFonts w:eastAsiaTheme="minorEastAsia"/>
              <w:noProof/>
            </w:rPr>
          </w:pPr>
          <w:ins w:id="7"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"_Toc202546573"</w:instrText>
            </w:r>
            <w:r w:rsidRPr="002E1A6A">
              <w:rPr>
                <w:rStyle w:val="a3"/>
                <w:noProof/>
              </w:rPr>
              <w:instrText xml:space="preserve"> </w:instrText>
            </w:r>
            <w:r w:rsidRPr="002E1A6A">
              <w:rPr>
                <w:rStyle w:val="a3"/>
                <w:noProof/>
              </w:rPr>
              <w:fldChar w:fldCharType="separate"/>
            </w:r>
            <w:r w:rsidRPr="002E1A6A">
              <w:rPr>
                <w:rStyle w:val="a3"/>
                <w:noProof/>
                <w:lang w:val="ru-RU"/>
              </w:rPr>
              <w:t>Настройка календарей на очередной год</w:t>
            </w:r>
            <w:r>
              <w:rPr>
                <w:noProof/>
                <w:webHidden/>
              </w:rPr>
              <w:tab/>
            </w:r>
            <w:r>
              <w:rPr>
                <w:noProof/>
                <w:webHidden/>
              </w:rPr>
              <w:fldChar w:fldCharType="begin"/>
            </w:r>
            <w:r>
              <w:rPr>
                <w:noProof/>
                <w:webHidden/>
              </w:rPr>
              <w:instrText xml:space="preserve"> PAGEREF _Toc202546573 \h </w:instrText>
            </w:r>
          </w:ins>
          <w:r>
            <w:rPr>
              <w:noProof/>
              <w:webHidden/>
            </w:rPr>
          </w:r>
          <w:r>
            <w:rPr>
              <w:noProof/>
              <w:webHidden/>
            </w:rPr>
            <w:fldChar w:fldCharType="separate"/>
          </w:r>
          <w:ins w:id="8" w:author="Jakovleva Svetlana" w:date="2025-07-04T18:35:00Z">
            <w:r>
              <w:rPr>
                <w:noProof/>
                <w:webHidden/>
              </w:rPr>
              <w:t>3</w:t>
            </w:r>
            <w:r>
              <w:rPr>
                <w:noProof/>
                <w:webHidden/>
              </w:rPr>
              <w:fldChar w:fldCharType="end"/>
            </w:r>
            <w:r w:rsidRPr="002E1A6A">
              <w:rPr>
                <w:rStyle w:val="a3"/>
                <w:noProof/>
              </w:rPr>
              <w:fldChar w:fldCharType="end"/>
            </w:r>
          </w:ins>
        </w:p>
        <w:p w:rsidR="009A695E" w:rsidRDefault="009A695E">
          <w:pPr>
            <w:pStyle w:val="22"/>
            <w:tabs>
              <w:tab w:val="right" w:leader="dot" w:pos="14390"/>
            </w:tabs>
            <w:rPr>
              <w:ins w:id="9" w:author="Jakovleva Svetlana" w:date="2025-07-04T18:35:00Z"/>
              <w:rFonts w:eastAsiaTheme="minorEastAsia"/>
              <w:noProof/>
            </w:rPr>
          </w:pPr>
          <w:ins w:id="10"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"_Toc202546574"</w:instrText>
            </w:r>
            <w:r w:rsidRPr="002E1A6A">
              <w:rPr>
                <w:rStyle w:val="a3"/>
                <w:noProof/>
              </w:rPr>
              <w:instrText xml:space="preserve"> </w:instrText>
            </w:r>
            <w:r w:rsidRPr="002E1A6A">
              <w:rPr>
                <w:rStyle w:val="a3"/>
                <w:noProof/>
              </w:rPr>
              <w:fldChar w:fldCharType="separate"/>
            </w:r>
            <w:r w:rsidRPr="002E1A6A">
              <w:rPr>
                <w:rStyle w:val="a3"/>
                <w:noProof/>
                <w:lang w:val="ru-RU"/>
              </w:rPr>
              <w:t>Общесистемный календарь</w:t>
            </w:r>
            <w:r>
              <w:rPr>
                <w:noProof/>
                <w:webHidden/>
              </w:rPr>
              <w:tab/>
            </w:r>
            <w:r>
              <w:rPr>
                <w:noProof/>
                <w:webHidden/>
              </w:rPr>
              <w:fldChar w:fldCharType="begin"/>
            </w:r>
            <w:r>
              <w:rPr>
                <w:noProof/>
                <w:webHidden/>
              </w:rPr>
              <w:instrText xml:space="preserve"> PAGEREF _Toc202546574 \h </w:instrText>
            </w:r>
          </w:ins>
          <w:r>
            <w:rPr>
              <w:noProof/>
              <w:webHidden/>
            </w:rPr>
          </w:r>
          <w:r>
            <w:rPr>
              <w:noProof/>
              <w:webHidden/>
            </w:rPr>
            <w:fldChar w:fldCharType="separate"/>
          </w:r>
          <w:ins w:id="11" w:author="Jakovleva Svetlana" w:date="2025-07-04T18:35:00Z">
            <w:r>
              <w:rPr>
                <w:noProof/>
                <w:webHidden/>
              </w:rPr>
              <w:t>3</w:t>
            </w:r>
            <w:r>
              <w:rPr>
                <w:noProof/>
                <w:webHidden/>
              </w:rPr>
              <w:fldChar w:fldCharType="end"/>
            </w:r>
            <w:r w:rsidRPr="002E1A6A">
              <w:rPr>
                <w:rStyle w:val="a3"/>
                <w:noProof/>
              </w:rPr>
              <w:fldChar w:fldCharType="end"/>
            </w:r>
          </w:ins>
        </w:p>
        <w:p w:rsidR="009A695E" w:rsidRDefault="009A695E">
          <w:pPr>
            <w:pStyle w:val="22"/>
            <w:tabs>
              <w:tab w:val="right" w:leader="dot" w:pos="14390"/>
            </w:tabs>
            <w:rPr>
              <w:ins w:id="12" w:author="Jakovleva Svetlana" w:date="2025-07-04T18:35:00Z"/>
              <w:rFonts w:eastAsiaTheme="minorEastAsia"/>
              <w:noProof/>
            </w:rPr>
          </w:pPr>
          <w:ins w:id="13"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"_Toc202546575"</w:instrText>
            </w:r>
            <w:r w:rsidRPr="002E1A6A">
              <w:rPr>
                <w:rStyle w:val="a3"/>
                <w:noProof/>
              </w:rPr>
              <w:instrText xml:space="preserve"> </w:instrText>
            </w:r>
            <w:r w:rsidRPr="002E1A6A">
              <w:rPr>
                <w:rStyle w:val="a3"/>
                <w:noProof/>
              </w:rPr>
              <w:fldChar w:fldCharType="separate"/>
            </w:r>
            <w:r w:rsidRPr="002E1A6A">
              <w:rPr>
                <w:rStyle w:val="a3"/>
                <w:noProof/>
                <w:lang w:val="ru-RU"/>
              </w:rPr>
              <w:t>Календари для валют</w:t>
            </w:r>
            <w:r>
              <w:rPr>
                <w:noProof/>
                <w:webHidden/>
              </w:rPr>
              <w:tab/>
            </w:r>
            <w:r>
              <w:rPr>
                <w:noProof/>
                <w:webHidden/>
              </w:rPr>
              <w:fldChar w:fldCharType="begin"/>
            </w:r>
            <w:r>
              <w:rPr>
                <w:noProof/>
                <w:webHidden/>
              </w:rPr>
              <w:instrText xml:space="preserve"> PAGEREF _Toc202546575 \h </w:instrText>
            </w:r>
          </w:ins>
          <w:r>
            <w:rPr>
              <w:noProof/>
              <w:webHidden/>
            </w:rPr>
          </w:r>
          <w:r>
            <w:rPr>
              <w:noProof/>
              <w:webHidden/>
            </w:rPr>
            <w:fldChar w:fldCharType="separate"/>
          </w:r>
          <w:ins w:id="14" w:author="Jakovleva Svetlana" w:date="2025-07-04T18:35:00Z">
            <w:r>
              <w:rPr>
                <w:noProof/>
                <w:webHidden/>
              </w:rPr>
              <w:t>3</w:t>
            </w:r>
            <w:r>
              <w:rPr>
                <w:noProof/>
                <w:webHidden/>
              </w:rPr>
              <w:fldChar w:fldCharType="end"/>
            </w:r>
            <w:r w:rsidRPr="002E1A6A">
              <w:rPr>
                <w:rStyle w:val="a3"/>
                <w:noProof/>
              </w:rPr>
              <w:fldChar w:fldCharType="end"/>
            </w:r>
          </w:ins>
        </w:p>
        <w:p w:rsidR="009A695E" w:rsidRDefault="009A695E">
          <w:pPr>
            <w:pStyle w:val="22"/>
            <w:tabs>
              <w:tab w:val="right" w:leader="dot" w:pos="14390"/>
            </w:tabs>
            <w:rPr>
              <w:ins w:id="15" w:author="Jakovleva Svetlana" w:date="2025-07-04T18:35:00Z"/>
              <w:rFonts w:eastAsiaTheme="minorEastAsia"/>
              <w:noProof/>
            </w:rPr>
          </w:pPr>
          <w:ins w:id="16"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"_Toc202546576"</w:instrText>
            </w:r>
            <w:r w:rsidRPr="002E1A6A">
              <w:rPr>
                <w:rStyle w:val="a3"/>
                <w:noProof/>
              </w:rPr>
              <w:instrText xml:space="preserve"> </w:instrText>
            </w:r>
            <w:r w:rsidRPr="002E1A6A">
              <w:rPr>
                <w:rStyle w:val="a3"/>
                <w:noProof/>
              </w:rPr>
              <w:fldChar w:fldCharType="separate"/>
            </w:r>
            <w:r w:rsidRPr="002E1A6A">
              <w:rPr>
                <w:rStyle w:val="a3"/>
                <w:noProof/>
                <w:lang w:val="ru-RU"/>
              </w:rPr>
              <w:t>Календарь бухучета</w:t>
            </w:r>
            <w:r>
              <w:rPr>
                <w:noProof/>
                <w:webHidden/>
              </w:rPr>
              <w:tab/>
            </w:r>
            <w:r>
              <w:rPr>
                <w:noProof/>
                <w:webHidden/>
              </w:rPr>
              <w:fldChar w:fldCharType="begin"/>
            </w:r>
            <w:r>
              <w:rPr>
                <w:noProof/>
                <w:webHidden/>
              </w:rPr>
              <w:instrText xml:space="preserve"> PAGEREF _Toc202546576 \h </w:instrText>
            </w:r>
          </w:ins>
          <w:r>
            <w:rPr>
              <w:noProof/>
              <w:webHidden/>
            </w:rPr>
          </w:r>
          <w:r>
            <w:rPr>
              <w:noProof/>
              <w:webHidden/>
            </w:rPr>
            <w:fldChar w:fldCharType="separate"/>
          </w:r>
          <w:ins w:id="17" w:author="Jakovleva Svetlana" w:date="2025-07-04T18:35:00Z">
            <w:r>
              <w:rPr>
                <w:noProof/>
                <w:webHidden/>
              </w:rPr>
              <w:t>4</w:t>
            </w:r>
            <w:r>
              <w:rPr>
                <w:noProof/>
                <w:webHidden/>
              </w:rPr>
              <w:fldChar w:fldCharType="end"/>
            </w:r>
            <w:r w:rsidRPr="002E1A6A">
              <w:rPr>
                <w:rStyle w:val="a3"/>
                <w:noProof/>
              </w:rPr>
              <w:fldChar w:fldCharType="end"/>
            </w:r>
          </w:ins>
        </w:p>
        <w:p w:rsidR="009A695E" w:rsidRDefault="009A695E">
          <w:pPr>
            <w:pStyle w:val="22"/>
            <w:tabs>
              <w:tab w:val="right" w:leader="dot" w:pos="14390"/>
            </w:tabs>
            <w:rPr>
              <w:ins w:id="18" w:author="Jakovleva Svetlana" w:date="2025-07-04T18:35:00Z"/>
              <w:rFonts w:eastAsiaTheme="minorEastAsia"/>
              <w:noProof/>
            </w:rPr>
          </w:pPr>
          <w:ins w:id="19"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"_Toc202546577"</w:instrText>
            </w:r>
            <w:r w:rsidRPr="002E1A6A">
              <w:rPr>
                <w:rStyle w:val="a3"/>
                <w:noProof/>
              </w:rPr>
              <w:instrText xml:space="preserve"> </w:instrText>
            </w:r>
            <w:r w:rsidRPr="002E1A6A">
              <w:rPr>
                <w:rStyle w:val="a3"/>
                <w:noProof/>
              </w:rPr>
              <w:fldChar w:fldCharType="separate"/>
            </w:r>
            <w:r w:rsidRPr="002E1A6A">
              <w:rPr>
                <w:rStyle w:val="a3"/>
                <w:noProof/>
                <w:lang w:val="ru-RU"/>
              </w:rPr>
              <w:t>Подготовка файла для загрузки изменений настроек календарей в СОФР</w:t>
            </w:r>
            <w:r>
              <w:rPr>
                <w:noProof/>
                <w:webHidden/>
              </w:rPr>
              <w:tab/>
            </w:r>
            <w:r>
              <w:rPr>
                <w:noProof/>
                <w:webHidden/>
              </w:rPr>
              <w:fldChar w:fldCharType="begin"/>
            </w:r>
            <w:r>
              <w:rPr>
                <w:noProof/>
                <w:webHidden/>
              </w:rPr>
              <w:instrText xml:space="preserve"> PAGEREF _Toc202546577 \h </w:instrText>
            </w:r>
          </w:ins>
          <w:r>
            <w:rPr>
              <w:noProof/>
              <w:webHidden/>
            </w:rPr>
          </w:r>
          <w:r>
            <w:rPr>
              <w:noProof/>
              <w:webHidden/>
            </w:rPr>
            <w:fldChar w:fldCharType="separate"/>
          </w:r>
          <w:ins w:id="20" w:author="Jakovleva Svetlana" w:date="2025-07-04T18:35:00Z">
            <w:r>
              <w:rPr>
                <w:noProof/>
                <w:webHidden/>
              </w:rPr>
              <w:t>4</w:t>
            </w:r>
            <w:r>
              <w:rPr>
                <w:noProof/>
                <w:webHidden/>
              </w:rPr>
              <w:fldChar w:fldCharType="end"/>
            </w:r>
            <w:r w:rsidRPr="002E1A6A">
              <w:rPr>
                <w:rStyle w:val="a3"/>
                <w:noProof/>
              </w:rPr>
              <w:fldChar w:fldCharType="end"/>
            </w:r>
          </w:ins>
        </w:p>
        <w:p w:rsidR="009A695E" w:rsidRDefault="009A695E">
          <w:pPr>
            <w:pStyle w:val="11"/>
            <w:tabs>
              <w:tab w:val="right" w:leader="dot" w:pos="14390"/>
            </w:tabs>
            <w:rPr>
              <w:ins w:id="21" w:author="Jakovleva Svetlana" w:date="2025-07-04T18:35:00Z"/>
              <w:rFonts w:eastAsiaTheme="minorEastAsia"/>
              <w:noProof/>
            </w:rPr>
          </w:pPr>
          <w:ins w:id="22"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"_Toc202546578"</w:instrText>
            </w:r>
            <w:r w:rsidRPr="002E1A6A">
              <w:rPr>
                <w:rStyle w:val="a3"/>
                <w:noProof/>
              </w:rPr>
              <w:instrText xml:space="preserve"> </w:instrText>
            </w:r>
            <w:r w:rsidRPr="002E1A6A">
              <w:rPr>
                <w:rStyle w:val="a3"/>
                <w:noProof/>
              </w:rPr>
              <w:fldChar w:fldCharType="separate"/>
            </w:r>
            <w:r w:rsidRPr="002E1A6A">
              <w:rPr>
                <w:rStyle w:val="a3"/>
                <w:noProof/>
                <w:lang w:val="ru-RU"/>
              </w:rPr>
              <w:t>Настройка календарей перед праздниками по анкете ОД</w:t>
            </w:r>
            <w:r>
              <w:rPr>
                <w:noProof/>
                <w:webHidden/>
              </w:rPr>
              <w:tab/>
            </w:r>
            <w:r>
              <w:rPr>
                <w:noProof/>
                <w:webHidden/>
              </w:rPr>
              <w:fldChar w:fldCharType="begin"/>
            </w:r>
            <w:r>
              <w:rPr>
                <w:noProof/>
                <w:webHidden/>
              </w:rPr>
              <w:instrText xml:space="preserve"> PAGEREF _Toc202546578 \h </w:instrText>
            </w:r>
          </w:ins>
          <w:r>
            <w:rPr>
              <w:noProof/>
              <w:webHidden/>
            </w:rPr>
          </w:r>
          <w:r>
            <w:rPr>
              <w:noProof/>
              <w:webHidden/>
            </w:rPr>
            <w:fldChar w:fldCharType="separate"/>
          </w:r>
          <w:ins w:id="23" w:author="Jakovleva Svetlana" w:date="2025-07-04T18:35:00Z">
            <w:r>
              <w:rPr>
                <w:noProof/>
                <w:webHidden/>
              </w:rPr>
              <w:t>5</w:t>
            </w:r>
            <w:r>
              <w:rPr>
                <w:noProof/>
                <w:webHidden/>
              </w:rPr>
              <w:fldChar w:fldCharType="end"/>
            </w:r>
            <w:r w:rsidRPr="002E1A6A">
              <w:rPr>
                <w:rStyle w:val="a3"/>
                <w:noProof/>
              </w:rPr>
              <w:fldChar w:fldCharType="end"/>
            </w:r>
          </w:ins>
        </w:p>
        <w:p w:rsidR="009A695E" w:rsidRDefault="009A695E">
          <w:pPr>
            <w:pStyle w:val="22"/>
            <w:tabs>
              <w:tab w:val="right" w:leader="dot" w:pos="14390"/>
            </w:tabs>
            <w:rPr>
              <w:ins w:id="24" w:author="Jakovleva Svetlana" w:date="2025-07-04T18:35:00Z"/>
              <w:rFonts w:eastAsiaTheme="minorEastAsia"/>
              <w:noProof/>
            </w:rPr>
          </w:pPr>
          <w:ins w:id="25"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"_Toc202546579"</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 День является праздничным или выходным по рабочему календарю РФ?</w:t>
            </w:r>
            <w:r>
              <w:rPr>
                <w:noProof/>
                <w:webHidden/>
              </w:rPr>
              <w:tab/>
            </w:r>
            <w:r>
              <w:rPr>
                <w:noProof/>
                <w:webHidden/>
              </w:rPr>
              <w:fldChar w:fldCharType="begin"/>
            </w:r>
            <w:r>
              <w:rPr>
                <w:noProof/>
                <w:webHidden/>
              </w:rPr>
              <w:instrText xml:space="preserve"> PAGEREF _Toc202546579 \h </w:instrText>
            </w:r>
          </w:ins>
          <w:r>
            <w:rPr>
              <w:noProof/>
              <w:webHidden/>
            </w:rPr>
          </w:r>
          <w:r>
            <w:rPr>
              <w:noProof/>
              <w:webHidden/>
            </w:rPr>
            <w:fldChar w:fldCharType="separate"/>
          </w:r>
          <w:ins w:id="26" w:author="Jakovleva Svetlana" w:date="2025-07-04T18:35:00Z">
            <w:r>
              <w:rPr>
                <w:noProof/>
                <w:webHidden/>
              </w:rPr>
              <w:t>5</w:t>
            </w:r>
            <w:r>
              <w:rPr>
                <w:noProof/>
                <w:webHidden/>
              </w:rPr>
              <w:fldChar w:fldCharType="end"/>
            </w:r>
            <w:r w:rsidRPr="002E1A6A">
              <w:rPr>
                <w:rStyle w:val="a3"/>
                <w:noProof/>
              </w:rPr>
              <w:fldChar w:fldCharType="end"/>
            </w:r>
          </w:ins>
        </w:p>
        <w:p w:rsidR="009A695E" w:rsidRDefault="009A695E">
          <w:pPr>
            <w:pStyle w:val="22"/>
            <w:tabs>
              <w:tab w:val="right" w:leader="dot" w:pos="14390"/>
            </w:tabs>
            <w:rPr>
              <w:ins w:id="27" w:author="Jakovleva Svetlana" w:date="2025-07-04T18:35:00Z"/>
              <w:rFonts w:eastAsiaTheme="minorEastAsia"/>
              <w:noProof/>
            </w:rPr>
          </w:pPr>
          <w:ins w:id="28"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"_Toc202546580"</w:instrText>
            </w:r>
            <w:r w:rsidRPr="002E1A6A">
              <w:rPr>
                <w:rStyle w:val="a3"/>
                <w:noProof/>
              </w:rPr>
              <w:instrText xml:space="preserve"> </w:instrText>
            </w:r>
            <w:r w:rsidRPr="002E1A6A">
              <w:rPr>
                <w:rStyle w:val="a3"/>
                <w:noProof/>
              </w:rPr>
              <w:fldChar w:fldCharType="separate"/>
            </w:r>
            <w:r w:rsidRPr="002E1A6A">
              <w:rPr>
                <w:rStyle w:val="a3"/>
                <w:noProof/>
                <w:lang w:val="ru-RU"/>
              </w:rPr>
              <w:t xml:space="preserve">Вопрос 2. </w:t>
            </w:r>
            <w:r w:rsidRPr="002E1A6A">
              <w:rPr>
                <w:rStyle w:val="a3"/>
                <w:rFonts w:eastAsia="Times New Roman"/>
                <w:noProof/>
                <w:lang w:val="ru-RU"/>
              </w:rPr>
              <w:t>Проводятся торги на Московской бирже?</w:t>
            </w:r>
            <w:r>
              <w:rPr>
                <w:noProof/>
                <w:webHidden/>
              </w:rPr>
              <w:tab/>
            </w:r>
            <w:r>
              <w:rPr>
                <w:noProof/>
                <w:webHidden/>
              </w:rPr>
              <w:fldChar w:fldCharType="begin"/>
            </w:r>
            <w:r>
              <w:rPr>
                <w:noProof/>
                <w:webHidden/>
              </w:rPr>
              <w:instrText xml:space="preserve"> PAGEREF _Toc202546580 \h </w:instrText>
            </w:r>
          </w:ins>
          <w:r>
            <w:rPr>
              <w:noProof/>
              <w:webHidden/>
            </w:rPr>
          </w:r>
          <w:r>
            <w:rPr>
              <w:noProof/>
              <w:webHidden/>
            </w:rPr>
            <w:fldChar w:fldCharType="separate"/>
          </w:r>
          <w:ins w:id="29" w:author="Jakovleva Svetlana" w:date="2025-07-04T18:35:00Z">
            <w:r>
              <w:rPr>
                <w:noProof/>
                <w:webHidden/>
              </w:rPr>
              <w:t>5</w:t>
            </w:r>
            <w:r>
              <w:rPr>
                <w:noProof/>
                <w:webHidden/>
              </w:rPr>
              <w:fldChar w:fldCharType="end"/>
            </w:r>
            <w:r w:rsidRPr="002E1A6A">
              <w:rPr>
                <w:rStyle w:val="a3"/>
                <w:noProof/>
              </w:rPr>
              <w:fldChar w:fldCharType="end"/>
            </w:r>
          </w:ins>
        </w:p>
        <w:p w:rsidR="009A695E" w:rsidRDefault="009A695E">
          <w:pPr>
            <w:pStyle w:val="22"/>
            <w:tabs>
              <w:tab w:val="right" w:leader="dot" w:pos="14390"/>
            </w:tabs>
            <w:rPr>
              <w:ins w:id="30" w:author="Jakovleva Svetlana" w:date="2025-07-04T18:35:00Z"/>
              <w:rFonts w:eastAsiaTheme="minorEastAsia"/>
              <w:noProof/>
            </w:rPr>
          </w:pPr>
          <w:ins w:id="31"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"_Toc202546581"</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3. Если ответ на вопрос № 2 "Да", в какую дату выгружаются в АБС ЦФТ  сформированные при обработке итогов дня проводки?</w:t>
            </w:r>
            <w:r>
              <w:rPr>
                <w:noProof/>
                <w:webHidden/>
              </w:rPr>
              <w:tab/>
            </w:r>
            <w:r>
              <w:rPr>
                <w:noProof/>
                <w:webHidden/>
              </w:rPr>
              <w:fldChar w:fldCharType="begin"/>
            </w:r>
            <w:r>
              <w:rPr>
                <w:noProof/>
                <w:webHidden/>
              </w:rPr>
              <w:instrText xml:space="preserve"> PAGEREF _Toc202546581 \h </w:instrText>
            </w:r>
          </w:ins>
          <w:r>
            <w:rPr>
              <w:noProof/>
              <w:webHidden/>
            </w:rPr>
          </w:r>
          <w:r>
            <w:rPr>
              <w:noProof/>
              <w:webHidden/>
            </w:rPr>
            <w:fldChar w:fldCharType="separate"/>
          </w:r>
          <w:ins w:id="32" w:author="Jakovleva Svetlana" w:date="2025-07-04T18:35:00Z">
            <w:r>
              <w:rPr>
                <w:noProof/>
                <w:webHidden/>
              </w:rPr>
              <w:t>6</w:t>
            </w:r>
            <w:r>
              <w:rPr>
                <w:noProof/>
                <w:webHidden/>
              </w:rPr>
              <w:fldChar w:fldCharType="end"/>
            </w:r>
            <w:r w:rsidRPr="002E1A6A">
              <w:rPr>
                <w:rStyle w:val="a3"/>
                <w:noProof/>
              </w:rPr>
              <w:fldChar w:fldCharType="end"/>
            </w:r>
          </w:ins>
        </w:p>
        <w:p w:rsidR="009A695E" w:rsidRDefault="009A695E">
          <w:pPr>
            <w:pStyle w:val="31"/>
            <w:tabs>
              <w:tab w:val="right" w:leader="dot" w:pos="14390"/>
            </w:tabs>
            <w:rPr>
              <w:ins w:id="33" w:author="Jakovleva Svetlana" w:date="2025-07-04T18:35:00Z"/>
              <w:rFonts w:eastAsiaTheme="minorEastAsia"/>
              <w:noProof/>
            </w:rPr>
          </w:pPr>
          <w:ins w:id="34"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"_Toc202546582"</w:instrText>
            </w:r>
            <w:r w:rsidRPr="002E1A6A">
              <w:rPr>
                <w:rStyle w:val="a3"/>
                <w:noProof/>
              </w:rPr>
              <w:instrText xml:space="preserve"> </w:instrText>
            </w:r>
            <w:r w:rsidRPr="002E1A6A">
              <w:rPr>
                <w:rStyle w:val="a3"/>
                <w:noProof/>
              </w:rPr>
              <w:fldChar w:fldCharType="separate"/>
            </w:r>
            <w:r w:rsidRPr="002E1A6A">
              <w:rPr>
                <w:rStyle w:val="a3"/>
                <w:noProof/>
                <w:lang w:val="ru-RU"/>
              </w:rPr>
              <w:t>Пример 1</w:t>
            </w:r>
            <w:r>
              <w:rPr>
                <w:noProof/>
                <w:webHidden/>
              </w:rPr>
              <w:tab/>
            </w:r>
            <w:r>
              <w:rPr>
                <w:noProof/>
                <w:webHidden/>
              </w:rPr>
              <w:fldChar w:fldCharType="begin"/>
            </w:r>
            <w:r>
              <w:rPr>
                <w:noProof/>
                <w:webHidden/>
              </w:rPr>
              <w:instrText xml:space="preserve"> PAGEREF _Toc202546582 \h </w:instrText>
            </w:r>
          </w:ins>
          <w:r>
            <w:rPr>
              <w:noProof/>
              <w:webHidden/>
            </w:rPr>
          </w:r>
          <w:r>
            <w:rPr>
              <w:noProof/>
              <w:webHidden/>
            </w:rPr>
            <w:fldChar w:fldCharType="separate"/>
          </w:r>
          <w:ins w:id="35" w:author="Jakovleva Svetlana" w:date="2025-07-04T18:35:00Z">
            <w:r>
              <w:rPr>
                <w:noProof/>
                <w:webHidden/>
              </w:rPr>
              <w:t>7</w:t>
            </w:r>
            <w:r>
              <w:rPr>
                <w:noProof/>
                <w:webHidden/>
              </w:rPr>
              <w:fldChar w:fldCharType="end"/>
            </w:r>
            <w:r w:rsidRPr="002E1A6A">
              <w:rPr>
                <w:rStyle w:val="a3"/>
                <w:noProof/>
              </w:rPr>
              <w:fldChar w:fldCharType="end"/>
            </w:r>
          </w:ins>
        </w:p>
        <w:p w:rsidR="009A695E" w:rsidRDefault="009A695E">
          <w:pPr>
            <w:pStyle w:val="31"/>
            <w:tabs>
              <w:tab w:val="right" w:leader="dot" w:pos="14390"/>
            </w:tabs>
            <w:rPr>
              <w:ins w:id="36" w:author="Jakovleva Svetlana" w:date="2025-07-04T18:35:00Z"/>
              <w:rFonts w:eastAsiaTheme="minorEastAsia"/>
              <w:noProof/>
            </w:rPr>
          </w:pPr>
          <w:ins w:id="37"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"_Toc202546583"</w:instrText>
            </w:r>
            <w:r w:rsidRPr="002E1A6A">
              <w:rPr>
                <w:rStyle w:val="a3"/>
                <w:noProof/>
              </w:rPr>
              <w:instrText xml:space="preserve"> </w:instrText>
            </w:r>
            <w:r w:rsidRPr="002E1A6A">
              <w:rPr>
                <w:rStyle w:val="a3"/>
                <w:noProof/>
              </w:rPr>
              <w:fldChar w:fldCharType="separate"/>
            </w:r>
            <w:r w:rsidRPr="002E1A6A">
              <w:rPr>
                <w:rStyle w:val="a3"/>
                <w:noProof/>
                <w:lang w:val="ru-RU"/>
              </w:rPr>
              <w:t>Пример 2</w:t>
            </w:r>
            <w:r>
              <w:rPr>
                <w:noProof/>
                <w:webHidden/>
              </w:rPr>
              <w:tab/>
            </w:r>
            <w:r>
              <w:rPr>
                <w:noProof/>
                <w:webHidden/>
              </w:rPr>
              <w:fldChar w:fldCharType="begin"/>
            </w:r>
            <w:r>
              <w:rPr>
                <w:noProof/>
                <w:webHidden/>
              </w:rPr>
              <w:instrText xml:space="preserve"> PAGEREF _Toc202546583 \h </w:instrText>
            </w:r>
          </w:ins>
          <w:r>
            <w:rPr>
              <w:noProof/>
              <w:webHidden/>
            </w:rPr>
          </w:r>
          <w:r>
            <w:rPr>
              <w:noProof/>
              <w:webHidden/>
            </w:rPr>
            <w:fldChar w:fldCharType="separate"/>
          </w:r>
          <w:ins w:id="38" w:author="Jakovleva Svetlana" w:date="2025-07-04T18:35:00Z">
            <w:r>
              <w:rPr>
                <w:noProof/>
                <w:webHidden/>
              </w:rPr>
              <w:t>9</w:t>
            </w:r>
            <w:r>
              <w:rPr>
                <w:noProof/>
                <w:webHidden/>
              </w:rPr>
              <w:fldChar w:fldCharType="end"/>
            </w:r>
            <w:r w:rsidRPr="002E1A6A">
              <w:rPr>
                <w:rStyle w:val="a3"/>
                <w:noProof/>
              </w:rPr>
              <w:fldChar w:fldCharType="end"/>
            </w:r>
          </w:ins>
        </w:p>
        <w:p w:rsidR="009A695E" w:rsidRDefault="009A695E">
          <w:pPr>
            <w:pStyle w:val="22"/>
            <w:tabs>
              <w:tab w:val="right" w:leader="dot" w:pos="14390"/>
            </w:tabs>
            <w:rPr>
              <w:ins w:id="39" w:author="Jakovleva Svetlana" w:date="2025-07-04T18:35:00Z"/>
              <w:rFonts w:eastAsiaTheme="minorEastAsia"/>
              <w:noProof/>
            </w:rPr>
          </w:pPr>
          <w:ins w:id="40"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"_Toc202546584"</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4. Проводятся торги на СПб бирже?</w:t>
            </w:r>
            <w:r>
              <w:rPr>
                <w:noProof/>
                <w:webHidden/>
              </w:rPr>
              <w:tab/>
            </w:r>
            <w:r>
              <w:rPr>
                <w:noProof/>
                <w:webHidden/>
              </w:rPr>
              <w:fldChar w:fldCharType="begin"/>
            </w:r>
            <w:r>
              <w:rPr>
                <w:noProof/>
                <w:webHidden/>
              </w:rPr>
              <w:instrText xml:space="preserve"> PAGEREF _Toc202546584 \h </w:instrText>
            </w:r>
          </w:ins>
          <w:r>
            <w:rPr>
              <w:noProof/>
              <w:webHidden/>
            </w:rPr>
          </w:r>
          <w:r>
            <w:rPr>
              <w:noProof/>
              <w:webHidden/>
            </w:rPr>
            <w:fldChar w:fldCharType="separate"/>
          </w:r>
          <w:ins w:id="41" w:author="Jakovleva Svetlana" w:date="2025-07-04T18:35:00Z">
            <w:r>
              <w:rPr>
                <w:noProof/>
                <w:webHidden/>
              </w:rPr>
              <w:t>11</w:t>
            </w:r>
            <w:r>
              <w:rPr>
                <w:noProof/>
                <w:webHidden/>
              </w:rPr>
              <w:fldChar w:fldCharType="end"/>
            </w:r>
            <w:r w:rsidRPr="002E1A6A">
              <w:rPr>
                <w:rStyle w:val="a3"/>
                <w:noProof/>
              </w:rPr>
              <w:fldChar w:fldCharType="end"/>
            </w:r>
          </w:ins>
        </w:p>
        <w:p w:rsidR="009A695E" w:rsidRDefault="009A695E">
          <w:pPr>
            <w:pStyle w:val="22"/>
            <w:tabs>
              <w:tab w:val="right" w:leader="dot" w:pos="14390"/>
            </w:tabs>
            <w:rPr>
              <w:ins w:id="42" w:author="Jakovleva Svetlana" w:date="2025-07-04T18:35:00Z"/>
              <w:rFonts w:eastAsiaTheme="minorEastAsia"/>
              <w:noProof/>
            </w:rPr>
          </w:pPr>
          <w:ins w:id="43"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"_Toc202546585"</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5. Если ответ на вопрос № 2 "Да", в какую дату выгружаются в АБС ЦФТ  сформированные при обработке итогов дня проводки?</w:t>
            </w:r>
            <w:r>
              <w:rPr>
                <w:noProof/>
                <w:webHidden/>
              </w:rPr>
              <w:tab/>
            </w:r>
            <w:r>
              <w:rPr>
                <w:noProof/>
                <w:webHidden/>
              </w:rPr>
              <w:fldChar w:fldCharType="begin"/>
            </w:r>
            <w:r>
              <w:rPr>
                <w:noProof/>
                <w:webHidden/>
              </w:rPr>
              <w:instrText xml:space="preserve"> PAGEREF _Toc202546585 \h </w:instrText>
            </w:r>
          </w:ins>
          <w:r>
            <w:rPr>
              <w:noProof/>
              <w:webHidden/>
            </w:rPr>
          </w:r>
          <w:r>
            <w:rPr>
              <w:noProof/>
              <w:webHidden/>
            </w:rPr>
            <w:fldChar w:fldCharType="separate"/>
          </w:r>
          <w:ins w:id="44" w:author="Jakovleva Svetlana" w:date="2025-07-04T18:35:00Z">
            <w:r>
              <w:rPr>
                <w:noProof/>
                <w:webHidden/>
              </w:rPr>
              <w:t>11</w:t>
            </w:r>
            <w:r>
              <w:rPr>
                <w:noProof/>
                <w:webHidden/>
              </w:rPr>
              <w:fldChar w:fldCharType="end"/>
            </w:r>
            <w:r w:rsidRPr="002E1A6A">
              <w:rPr>
                <w:rStyle w:val="a3"/>
                <w:noProof/>
              </w:rPr>
              <w:fldChar w:fldCharType="end"/>
            </w:r>
          </w:ins>
        </w:p>
        <w:p w:rsidR="009A695E" w:rsidRDefault="009A695E">
          <w:pPr>
            <w:pStyle w:val="22"/>
            <w:tabs>
              <w:tab w:val="right" w:leader="dot" w:pos="14390"/>
            </w:tabs>
            <w:rPr>
              <w:ins w:id="45" w:author="Jakovleva Svetlana" w:date="2025-07-04T18:35:00Z"/>
              <w:rFonts w:eastAsiaTheme="minorEastAsia"/>
              <w:noProof/>
            </w:rPr>
          </w:pPr>
          <w:ins w:id="46"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"_Toc202546586"</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6. Заключаются или исполняются сделки на внебиржевом валютном рынке и внебиржевые сделки ПФИ (ФИССиКО)?</w:t>
            </w:r>
            <w:r>
              <w:rPr>
                <w:noProof/>
                <w:webHidden/>
              </w:rPr>
              <w:tab/>
            </w:r>
            <w:r>
              <w:rPr>
                <w:noProof/>
                <w:webHidden/>
              </w:rPr>
              <w:fldChar w:fldCharType="begin"/>
            </w:r>
            <w:r>
              <w:rPr>
                <w:noProof/>
                <w:webHidden/>
              </w:rPr>
              <w:instrText xml:space="preserve"> PAGEREF _Toc202546586 \h </w:instrText>
            </w:r>
          </w:ins>
          <w:r>
            <w:rPr>
              <w:noProof/>
              <w:webHidden/>
            </w:rPr>
          </w:r>
          <w:r>
            <w:rPr>
              <w:noProof/>
              <w:webHidden/>
            </w:rPr>
            <w:fldChar w:fldCharType="separate"/>
          </w:r>
          <w:ins w:id="47" w:author="Jakovleva Svetlana" w:date="2025-07-04T18:35:00Z">
            <w:r>
              <w:rPr>
                <w:noProof/>
                <w:webHidden/>
              </w:rPr>
              <w:t>11</w:t>
            </w:r>
            <w:r>
              <w:rPr>
                <w:noProof/>
                <w:webHidden/>
              </w:rPr>
              <w:fldChar w:fldCharType="end"/>
            </w:r>
            <w:r w:rsidRPr="002E1A6A">
              <w:rPr>
                <w:rStyle w:val="a3"/>
                <w:noProof/>
              </w:rPr>
              <w:fldChar w:fldCharType="end"/>
            </w:r>
          </w:ins>
        </w:p>
        <w:p w:rsidR="009A695E" w:rsidRDefault="009A695E">
          <w:pPr>
            <w:pStyle w:val="22"/>
            <w:tabs>
              <w:tab w:val="right" w:leader="dot" w:pos="14390"/>
            </w:tabs>
            <w:rPr>
              <w:ins w:id="48" w:author="Jakovleva Svetlana" w:date="2025-07-04T18:35:00Z"/>
              <w:rFonts w:eastAsiaTheme="minorEastAsia"/>
              <w:noProof/>
            </w:rPr>
          </w:pPr>
          <w:ins w:id="49"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"_Toc202546587"</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7. Если ответ на вопрос №6  "Да", то в какую дату выгружать в АБС ЦФТ проводки и платежи, сформированные при обработке сделок?</w:t>
            </w:r>
            <w:r>
              <w:rPr>
                <w:noProof/>
                <w:webHidden/>
              </w:rPr>
              <w:tab/>
            </w:r>
            <w:r>
              <w:rPr>
                <w:noProof/>
                <w:webHidden/>
              </w:rPr>
              <w:fldChar w:fldCharType="begin"/>
            </w:r>
            <w:r>
              <w:rPr>
                <w:noProof/>
                <w:webHidden/>
              </w:rPr>
              <w:instrText xml:space="preserve"> PAGEREF _Toc202546587 \h </w:instrText>
            </w:r>
          </w:ins>
          <w:r>
            <w:rPr>
              <w:noProof/>
              <w:webHidden/>
            </w:rPr>
          </w:r>
          <w:r>
            <w:rPr>
              <w:noProof/>
              <w:webHidden/>
            </w:rPr>
            <w:fldChar w:fldCharType="separate"/>
          </w:r>
          <w:ins w:id="50" w:author="Jakovleva Svetlana" w:date="2025-07-04T18:35:00Z">
            <w:r>
              <w:rPr>
                <w:noProof/>
                <w:webHidden/>
              </w:rPr>
              <w:t>11</w:t>
            </w:r>
            <w:r>
              <w:rPr>
                <w:noProof/>
                <w:webHidden/>
              </w:rPr>
              <w:fldChar w:fldCharType="end"/>
            </w:r>
            <w:r w:rsidRPr="002E1A6A">
              <w:rPr>
                <w:rStyle w:val="a3"/>
                <w:noProof/>
              </w:rPr>
              <w:fldChar w:fldCharType="end"/>
            </w:r>
          </w:ins>
        </w:p>
        <w:p w:rsidR="009A695E" w:rsidRDefault="009A695E">
          <w:pPr>
            <w:pStyle w:val="22"/>
            <w:tabs>
              <w:tab w:val="right" w:leader="dot" w:pos="14390"/>
            </w:tabs>
            <w:rPr>
              <w:ins w:id="51" w:author="Jakovleva Svetlana" w:date="2025-07-04T18:35:00Z"/>
              <w:rFonts w:eastAsiaTheme="minorEastAsia"/>
              <w:noProof/>
            </w:rPr>
          </w:pPr>
          <w:ins w:id="52"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"_Toc202546588"</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8. Вводятся и проводятся сервисные операции ФИССиКО (переоценка, перенос по срокам)?</w:t>
            </w:r>
            <w:r>
              <w:rPr>
                <w:noProof/>
                <w:webHidden/>
              </w:rPr>
              <w:tab/>
            </w:r>
            <w:r>
              <w:rPr>
                <w:noProof/>
                <w:webHidden/>
              </w:rPr>
              <w:fldChar w:fldCharType="begin"/>
            </w:r>
            <w:r>
              <w:rPr>
                <w:noProof/>
                <w:webHidden/>
              </w:rPr>
              <w:instrText xml:space="preserve"> PAGEREF _Toc202546588 \h </w:instrText>
            </w:r>
          </w:ins>
          <w:r>
            <w:rPr>
              <w:noProof/>
              <w:webHidden/>
            </w:rPr>
          </w:r>
          <w:r>
            <w:rPr>
              <w:noProof/>
              <w:webHidden/>
            </w:rPr>
            <w:fldChar w:fldCharType="separate"/>
          </w:r>
          <w:ins w:id="53" w:author="Jakovleva Svetlana" w:date="2025-07-04T18:35:00Z">
            <w:r>
              <w:rPr>
                <w:noProof/>
                <w:webHidden/>
              </w:rPr>
              <w:t>11</w:t>
            </w:r>
            <w:r>
              <w:rPr>
                <w:noProof/>
                <w:webHidden/>
              </w:rPr>
              <w:fldChar w:fldCharType="end"/>
            </w:r>
            <w:r w:rsidRPr="002E1A6A">
              <w:rPr>
                <w:rStyle w:val="a3"/>
                <w:noProof/>
              </w:rPr>
              <w:fldChar w:fldCharType="end"/>
            </w:r>
          </w:ins>
        </w:p>
        <w:p w:rsidR="009A695E" w:rsidRDefault="009A695E">
          <w:pPr>
            <w:pStyle w:val="22"/>
            <w:tabs>
              <w:tab w:val="right" w:leader="dot" w:pos="14390"/>
            </w:tabs>
            <w:rPr>
              <w:ins w:id="54" w:author="Jakovleva Svetlana" w:date="2025-07-04T18:35:00Z"/>
              <w:rFonts w:eastAsiaTheme="minorEastAsia"/>
              <w:noProof/>
            </w:rPr>
          </w:pPr>
          <w:ins w:id="55"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"_Toc202546589"</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9. Если ответ на вопрос № 8 "Да", то в какую дату выгружать в АБС ЦФТ проводки и платежи, сформированные при обработке сервисных операций?</w:t>
            </w:r>
            <w:r>
              <w:rPr>
                <w:noProof/>
                <w:webHidden/>
              </w:rPr>
              <w:tab/>
            </w:r>
            <w:r>
              <w:rPr>
                <w:noProof/>
                <w:webHidden/>
              </w:rPr>
              <w:fldChar w:fldCharType="begin"/>
            </w:r>
            <w:r>
              <w:rPr>
                <w:noProof/>
                <w:webHidden/>
              </w:rPr>
              <w:instrText xml:space="preserve"> PAGEREF _Toc202546589 \h </w:instrText>
            </w:r>
          </w:ins>
          <w:r>
            <w:rPr>
              <w:noProof/>
              <w:webHidden/>
            </w:rPr>
          </w:r>
          <w:r>
            <w:rPr>
              <w:noProof/>
              <w:webHidden/>
            </w:rPr>
            <w:fldChar w:fldCharType="separate"/>
          </w:r>
          <w:ins w:id="56" w:author="Jakovleva Svetlana" w:date="2025-07-04T18:35:00Z">
            <w:r>
              <w:rPr>
                <w:noProof/>
                <w:webHidden/>
              </w:rPr>
              <w:t>12</w:t>
            </w:r>
            <w:r>
              <w:rPr>
                <w:noProof/>
                <w:webHidden/>
              </w:rPr>
              <w:fldChar w:fldCharType="end"/>
            </w:r>
            <w:r w:rsidRPr="002E1A6A">
              <w:rPr>
                <w:rStyle w:val="a3"/>
                <w:noProof/>
              </w:rPr>
              <w:fldChar w:fldCharType="end"/>
            </w:r>
          </w:ins>
        </w:p>
        <w:p w:rsidR="009A695E" w:rsidRDefault="009A695E">
          <w:pPr>
            <w:pStyle w:val="22"/>
            <w:tabs>
              <w:tab w:val="right" w:leader="dot" w:pos="14390"/>
            </w:tabs>
            <w:rPr>
              <w:ins w:id="57" w:author="Jakovleva Svetlana" w:date="2025-07-04T18:35:00Z"/>
              <w:rFonts w:eastAsiaTheme="minorEastAsia"/>
              <w:noProof/>
            </w:rPr>
          </w:pPr>
          <w:ins w:id="58"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"_Toc202546590"</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10. Заключаются или исполняются сделки с ц/б на внебиржевом  рынке?</w:t>
            </w:r>
            <w:r>
              <w:rPr>
                <w:noProof/>
                <w:webHidden/>
              </w:rPr>
              <w:tab/>
            </w:r>
            <w:r>
              <w:rPr>
                <w:noProof/>
                <w:webHidden/>
              </w:rPr>
              <w:fldChar w:fldCharType="begin"/>
            </w:r>
            <w:r>
              <w:rPr>
                <w:noProof/>
                <w:webHidden/>
              </w:rPr>
              <w:instrText xml:space="preserve"> PAGEREF _Toc202546590 \h </w:instrText>
            </w:r>
          </w:ins>
          <w:r>
            <w:rPr>
              <w:noProof/>
              <w:webHidden/>
            </w:rPr>
          </w:r>
          <w:r>
            <w:rPr>
              <w:noProof/>
              <w:webHidden/>
            </w:rPr>
            <w:fldChar w:fldCharType="separate"/>
          </w:r>
          <w:ins w:id="59" w:author="Jakovleva Svetlana" w:date="2025-07-04T18:35:00Z">
            <w:r>
              <w:rPr>
                <w:noProof/>
                <w:webHidden/>
              </w:rPr>
              <w:t>12</w:t>
            </w:r>
            <w:r>
              <w:rPr>
                <w:noProof/>
                <w:webHidden/>
              </w:rPr>
              <w:fldChar w:fldCharType="end"/>
            </w:r>
            <w:r w:rsidRPr="002E1A6A">
              <w:rPr>
                <w:rStyle w:val="a3"/>
                <w:noProof/>
              </w:rPr>
              <w:fldChar w:fldCharType="end"/>
            </w:r>
          </w:ins>
        </w:p>
        <w:p w:rsidR="009A695E" w:rsidRDefault="009A695E">
          <w:pPr>
            <w:pStyle w:val="22"/>
            <w:tabs>
              <w:tab w:val="right" w:leader="dot" w:pos="14390"/>
            </w:tabs>
            <w:rPr>
              <w:ins w:id="60" w:author="Jakovleva Svetlana" w:date="2025-07-04T18:35:00Z"/>
              <w:rFonts w:eastAsiaTheme="minorEastAsia"/>
              <w:noProof/>
            </w:rPr>
          </w:pPr>
          <w:ins w:id="61"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"_Toc202546591"</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11. Если ответ на вопрос № 10 "Да", то в какую дату выгружать в АБС ЦФТ проводки и платежи, сформированные при обработке сделок?</w:t>
            </w:r>
            <w:r>
              <w:rPr>
                <w:noProof/>
                <w:webHidden/>
              </w:rPr>
              <w:tab/>
            </w:r>
            <w:r>
              <w:rPr>
                <w:noProof/>
                <w:webHidden/>
              </w:rPr>
              <w:fldChar w:fldCharType="begin"/>
            </w:r>
            <w:r>
              <w:rPr>
                <w:noProof/>
                <w:webHidden/>
              </w:rPr>
              <w:instrText xml:space="preserve"> PAGEREF _Toc202546591 \h </w:instrText>
            </w:r>
          </w:ins>
          <w:r>
            <w:rPr>
              <w:noProof/>
              <w:webHidden/>
            </w:rPr>
          </w:r>
          <w:r>
            <w:rPr>
              <w:noProof/>
              <w:webHidden/>
            </w:rPr>
            <w:fldChar w:fldCharType="separate"/>
          </w:r>
          <w:ins w:id="62" w:author="Jakovleva Svetlana" w:date="2025-07-04T18:35:00Z">
            <w:r>
              <w:rPr>
                <w:noProof/>
                <w:webHidden/>
              </w:rPr>
              <w:t>12</w:t>
            </w:r>
            <w:r>
              <w:rPr>
                <w:noProof/>
                <w:webHidden/>
              </w:rPr>
              <w:fldChar w:fldCharType="end"/>
            </w:r>
            <w:r w:rsidRPr="002E1A6A">
              <w:rPr>
                <w:rStyle w:val="a3"/>
                <w:noProof/>
              </w:rPr>
              <w:fldChar w:fldCharType="end"/>
            </w:r>
          </w:ins>
        </w:p>
        <w:p w:rsidR="009A695E" w:rsidRDefault="009A695E">
          <w:pPr>
            <w:pStyle w:val="22"/>
            <w:tabs>
              <w:tab w:val="right" w:leader="dot" w:pos="14390"/>
            </w:tabs>
            <w:rPr>
              <w:ins w:id="63" w:author="Jakovleva Svetlana" w:date="2025-07-04T18:35:00Z"/>
              <w:rFonts w:eastAsiaTheme="minorEastAsia"/>
              <w:noProof/>
            </w:rPr>
          </w:pPr>
          <w:ins w:id="64"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"_Toc202546592"</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12. Заключаются или исполняются сделки РЕПО с ц/б на внебиржевом  рынке?</w:t>
            </w:r>
            <w:r>
              <w:rPr>
                <w:noProof/>
                <w:webHidden/>
              </w:rPr>
              <w:tab/>
            </w:r>
            <w:r>
              <w:rPr>
                <w:noProof/>
                <w:webHidden/>
              </w:rPr>
              <w:fldChar w:fldCharType="begin"/>
            </w:r>
            <w:r>
              <w:rPr>
                <w:noProof/>
                <w:webHidden/>
              </w:rPr>
              <w:instrText xml:space="preserve"> PAGEREF _Toc202546592 \h </w:instrText>
            </w:r>
          </w:ins>
          <w:r>
            <w:rPr>
              <w:noProof/>
              <w:webHidden/>
            </w:rPr>
          </w:r>
          <w:r>
            <w:rPr>
              <w:noProof/>
              <w:webHidden/>
            </w:rPr>
            <w:fldChar w:fldCharType="separate"/>
          </w:r>
          <w:ins w:id="65" w:author="Jakovleva Svetlana" w:date="2025-07-04T18:35:00Z">
            <w:r>
              <w:rPr>
                <w:noProof/>
                <w:webHidden/>
              </w:rPr>
              <w:t>12</w:t>
            </w:r>
            <w:r>
              <w:rPr>
                <w:noProof/>
                <w:webHidden/>
              </w:rPr>
              <w:fldChar w:fldCharType="end"/>
            </w:r>
            <w:r w:rsidRPr="002E1A6A">
              <w:rPr>
                <w:rStyle w:val="a3"/>
                <w:noProof/>
              </w:rPr>
              <w:fldChar w:fldCharType="end"/>
            </w:r>
          </w:ins>
        </w:p>
        <w:p w:rsidR="009A695E" w:rsidRDefault="009A695E">
          <w:pPr>
            <w:pStyle w:val="22"/>
            <w:tabs>
              <w:tab w:val="right" w:leader="dot" w:pos="14390"/>
            </w:tabs>
            <w:rPr>
              <w:ins w:id="66" w:author="Jakovleva Svetlana" w:date="2025-07-04T18:35:00Z"/>
              <w:rFonts w:eastAsiaTheme="minorEastAsia"/>
              <w:noProof/>
            </w:rPr>
          </w:pPr>
          <w:ins w:id="67"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"_Toc202546593"</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13. Если ответ на вопрос № 12 "Да", то в какую дату выгружать в АБС ЦФТ проводки и платежи, сформированные при обработке сделок?</w:t>
            </w:r>
            <w:r>
              <w:rPr>
                <w:noProof/>
                <w:webHidden/>
              </w:rPr>
              <w:tab/>
            </w:r>
            <w:r>
              <w:rPr>
                <w:noProof/>
                <w:webHidden/>
              </w:rPr>
              <w:fldChar w:fldCharType="begin"/>
            </w:r>
            <w:r>
              <w:rPr>
                <w:noProof/>
                <w:webHidden/>
              </w:rPr>
              <w:instrText xml:space="preserve"> PAGEREF _Toc202546593 \h </w:instrText>
            </w:r>
          </w:ins>
          <w:r>
            <w:rPr>
              <w:noProof/>
              <w:webHidden/>
            </w:rPr>
          </w:r>
          <w:r>
            <w:rPr>
              <w:noProof/>
              <w:webHidden/>
            </w:rPr>
            <w:fldChar w:fldCharType="separate"/>
          </w:r>
          <w:ins w:id="68" w:author="Jakovleva Svetlana" w:date="2025-07-04T18:35:00Z">
            <w:r>
              <w:rPr>
                <w:noProof/>
                <w:webHidden/>
              </w:rPr>
              <w:t>13</w:t>
            </w:r>
            <w:r>
              <w:rPr>
                <w:noProof/>
                <w:webHidden/>
              </w:rPr>
              <w:fldChar w:fldCharType="end"/>
            </w:r>
            <w:r w:rsidRPr="002E1A6A">
              <w:rPr>
                <w:rStyle w:val="a3"/>
                <w:noProof/>
              </w:rPr>
              <w:fldChar w:fldCharType="end"/>
            </w:r>
          </w:ins>
        </w:p>
        <w:p w:rsidR="009A695E" w:rsidRDefault="009A695E">
          <w:pPr>
            <w:pStyle w:val="22"/>
            <w:tabs>
              <w:tab w:val="right" w:leader="dot" w:pos="14390"/>
            </w:tabs>
            <w:rPr>
              <w:ins w:id="69" w:author="Jakovleva Svetlana" w:date="2025-07-04T18:35:00Z"/>
              <w:rFonts w:eastAsiaTheme="minorEastAsia"/>
              <w:noProof/>
            </w:rPr>
          </w:pPr>
          <w:ins w:id="70" w:author="Jakovleva Svetlana" w:date="2025-07-04T18:35:00Z">
            <w:r w:rsidRPr="002E1A6A">
              <w:rPr>
                <w:rStyle w:val="a3"/>
                <w:noProof/>
              </w:rPr>
              <w:lastRenderedPageBreak/>
              <w:fldChar w:fldCharType="begin"/>
            </w:r>
            <w:r w:rsidRPr="002E1A6A">
              <w:rPr>
                <w:rStyle w:val="a3"/>
                <w:noProof/>
              </w:rPr>
              <w:instrText xml:space="preserve"> </w:instrText>
            </w:r>
            <w:r>
              <w:rPr>
                <w:noProof/>
              </w:rPr>
              <w:instrText>HYPERLINK \l "_Toc202546594"</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14. Создаются и проводятся сервисные операции БО ЦБ (переоценка, перенос по срокам и т.п.)?</w:t>
            </w:r>
            <w:r>
              <w:rPr>
                <w:noProof/>
                <w:webHidden/>
              </w:rPr>
              <w:tab/>
            </w:r>
            <w:r>
              <w:rPr>
                <w:noProof/>
                <w:webHidden/>
              </w:rPr>
              <w:fldChar w:fldCharType="begin"/>
            </w:r>
            <w:r>
              <w:rPr>
                <w:noProof/>
                <w:webHidden/>
              </w:rPr>
              <w:instrText xml:space="preserve"> PAGEREF _Toc202546594 \h </w:instrText>
            </w:r>
          </w:ins>
          <w:r>
            <w:rPr>
              <w:noProof/>
              <w:webHidden/>
            </w:rPr>
          </w:r>
          <w:r>
            <w:rPr>
              <w:noProof/>
              <w:webHidden/>
            </w:rPr>
            <w:fldChar w:fldCharType="separate"/>
          </w:r>
          <w:ins w:id="71" w:author="Jakovleva Svetlana" w:date="2025-07-04T18:35:00Z">
            <w:r>
              <w:rPr>
                <w:noProof/>
                <w:webHidden/>
              </w:rPr>
              <w:t>13</w:t>
            </w:r>
            <w:r>
              <w:rPr>
                <w:noProof/>
                <w:webHidden/>
              </w:rPr>
              <w:fldChar w:fldCharType="end"/>
            </w:r>
            <w:r w:rsidRPr="002E1A6A">
              <w:rPr>
                <w:rStyle w:val="a3"/>
                <w:noProof/>
              </w:rPr>
              <w:fldChar w:fldCharType="end"/>
            </w:r>
          </w:ins>
        </w:p>
        <w:p w:rsidR="009A695E" w:rsidRDefault="009A695E">
          <w:pPr>
            <w:pStyle w:val="22"/>
            <w:tabs>
              <w:tab w:val="right" w:leader="dot" w:pos="14390"/>
            </w:tabs>
            <w:rPr>
              <w:ins w:id="72" w:author="Jakovleva Svetlana" w:date="2025-07-04T18:35:00Z"/>
              <w:rFonts w:eastAsiaTheme="minorEastAsia"/>
              <w:noProof/>
            </w:rPr>
          </w:pPr>
          <w:ins w:id="73"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"_Toc202546595"</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15. Если ответ на вопрос № 14 "Да", то в какую дату выгружать в АБС ЦФТ проводки и платежи, сформированные при обработке сервисных операций?</w:t>
            </w:r>
            <w:r>
              <w:rPr>
                <w:noProof/>
                <w:webHidden/>
              </w:rPr>
              <w:tab/>
            </w:r>
            <w:r>
              <w:rPr>
                <w:noProof/>
                <w:webHidden/>
              </w:rPr>
              <w:fldChar w:fldCharType="begin"/>
            </w:r>
            <w:r>
              <w:rPr>
                <w:noProof/>
                <w:webHidden/>
              </w:rPr>
              <w:instrText xml:space="preserve"> PAGEREF _Toc202546595 \h </w:instrText>
            </w:r>
          </w:ins>
          <w:r>
            <w:rPr>
              <w:noProof/>
              <w:webHidden/>
            </w:rPr>
          </w:r>
          <w:r>
            <w:rPr>
              <w:noProof/>
              <w:webHidden/>
            </w:rPr>
            <w:fldChar w:fldCharType="separate"/>
          </w:r>
          <w:ins w:id="74" w:author="Jakovleva Svetlana" w:date="2025-07-04T18:35:00Z">
            <w:r>
              <w:rPr>
                <w:noProof/>
                <w:webHidden/>
              </w:rPr>
              <w:t>14</w:t>
            </w:r>
            <w:r>
              <w:rPr>
                <w:noProof/>
                <w:webHidden/>
              </w:rPr>
              <w:fldChar w:fldCharType="end"/>
            </w:r>
            <w:r w:rsidRPr="002E1A6A">
              <w:rPr>
                <w:rStyle w:val="a3"/>
                <w:noProof/>
              </w:rPr>
              <w:fldChar w:fldCharType="end"/>
            </w:r>
          </w:ins>
        </w:p>
        <w:p w:rsidR="009A695E" w:rsidRDefault="009A695E">
          <w:pPr>
            <w:pStyle w:val="22"/>
            <w:tabs>
              <w:tab w:val="right" w:leader="dot" w:pos="14390"/>
            </w:tabs>
            <w:rPr>
              <w:ins w:id="75" w:author="Jakovleva Svetlana" w:date="2025-07-04T18:35:00Z"/>
              <w:rFonts w:eastAsiaTheme="minorEastAsia"/>
              <w:noProof/>
            </w:rPr>
          </w:pPr>
          <w:ins w:id="76"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"_Toc202546596"</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16. Проводятся расчеты по денежным ТО по внебиржевым сделкам с валютой и внебиржевым ПФИ, а также по внебиржевым сделкам с ц/б?</w:t>
            </w:r>
            <w:r>
              <w:rPr>
                <w:noProof/>
                <w:webHidden/>
              </w:rPr>
              <w:tab/>
            </w:r>
            <w:r>
              <w:rPr>
                <w:noProof/>
                <w:webHidden/>
              </w:rPr>
              <w:fldChar w:fldCharType="begin"/>
            </w:r>
            <w:r>
              <w:rPr>
                <w:noProof/>
                <w:webHidden/>
              </w:rPr>
              <w:instrText xml:space="preserve"> PAGEREF _Toc202546596 \h </w:instrText>
            </w:r>
          </w:ins>
          <w:r>
            <w:rPr>
              <w:noProof/>
              <w:webHidden/>
            </w:rPr>
          </w:r>
          <w:r>
            <w:rPr>
              <w:noProof/>
              <w:webHidden/>
            </w:rPr>
            <w:fldChar w:fldCharType="separate"/>
          </w:r>
          <w:ins w:id="77" w:author="Jakovleva Svetlana" w:date="2025-07-04T18:35:00Z">
            <w:r>
              <w:rPr>
                <w:noProof/>
                <w:webHidden/>
              </w:rPr>
              <w:t>14</w:t>
            </w:r>
            <w:r>
              <w:rPr>
                <w:noProof/>
                <w:webHidden/>
              </w:rPr>
              <w:fldChar w:fldCharType="end"/>
            </w:r>
            <w:r w:rsidRPr="002E1A6A">
              <w:rPr>
                <w:rStyle w:val="a3"/>
                <w:noProof/>
              </w:rPr>
              <w:fldChar w:fldCharType="end"/>
            </w:r>
          </w:ins>
        </w:p>
        <w:p w:rsidR="009A695E" w:rsidRDefault="009A695E">
          <w:pPr>
            <w:pStyle w:val="22"/>
            <w:tabs>
              <w:tab w:val="right" w:leader="dot" w:pos="14390"/>
            </w:tabs>
            <w:rPr>
              <w:ins w:id="78" w:author="Jakovleva Svetlana" w:date="2025-07-04T18:35:00Z"/>
              <w:rFonts w:eastAsiaTheme="minorEastAsia"/>
              <w:noProof/>
            </w:rPr>
          </w:pPr>
          <w:ins w:id="79"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"_Toc202546597"</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17. Если ответ на вопрос № 16 "Да", то в какую дату выгружать в АБС ЦФТ проводки и платежи?</w:t>
            </w:r>
            <w:r>
              <w:rPr>
                <w:noProof/>
                <w:webHidden/>
              </w:rPr>
              <w:tab/>
            </w:r>
            <w:r>
              <w:rPr>
                <w:noProof/>
                <w:webHidden/>
              </w:rPr>
              <w:fldChar w:fldCharType="begin"/>
            </w:r>
            <w:r>
              <w:rPr>
                <w:noProof/>
                <w:webHidden/>
              </w:rPr>
              <w:instrText xml:space="preserve"> PAGEREF _Toc202546597 \h </w:instrText>
            </w:r>
          </w:ins>
          <w:r>
            <w:rPr>
              <w:noProof/>
              <w:webHidden/>
            </w:rPr>
          </w:r>
          <w:r>
            <w:rPr>
              <w:noProof/>
              <w:webHidden/>
            </w:rPr>
            <w:fldChar w:fldCharType="separate"/>
          </w:r>
          <w:ins w:id="80" w:author="Jakovleva Svetlana" w:date="2025-07-04T18:35:00Z">
            <w:r>
              <w:rPr>
                <w:noProof/>
                <w:webHidden/>
              </w:rPr>
              <w:t>14</w:t>
            </w:r>
            <w:r>
              <w:rPr>
                <w:noProof/>
                <w:webHidden/>
              </w:rPr>
              <w:fldChar w:fldCharType="end"/>
            </w:r>
            <w:r w:rsidRPr="002E1A6A">
              <w:rPr>
                <w:rStyle w:val="a3"/>
                <w:noProof/>
              </w:rPr>
              <w:fldChar w:fldCharType="end"/>
            </w:r>
          </w:ins>
        </w:p>
        <w:p w:rsidR="009A695E" w:rsidRDefault="009A695E">
          <w:pPr>
            <w:pStyle w:val="22"/>
            <w:tabs>
              <w:tab w:val="right" w:leader="dot" w:pos="14390"/>
            </w:tabs>
            <w:rPr>
              <w:ins w:id="81" w:author="Jakovleva Svetlana" w:date="2025-07-04T18:35:00Z"/>
              <w:rFonts w:eastAsiaTheme="minorEastAsia"/>
              <w:noProof/>
            </w:rPr>
          </w:pPr>
          <w:ins w:id="82"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"_Toc202546598"</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18. Заключаются или исполняются сделки биржевого РЕПО с ц/б на внебиржевом  рынке?</w:t>
            </w:r>
            <w:r>
              <w:rPr>
                <w:noProof/>
                <w:webHidden/>
              </w:rPr>
              <w:tab/>
            </w:r>
            <w:r>
              <w:rPr>
                <w:noProof/>
                <w:webHidden/>
              </w:rPr>
              <w:fldChar w:fldCharType="begin"/>
            </w:r>
            <w:r>
              <w:rPr>
                <w:noProof/>
                <w:webHidden/>
              </w:rPr>
              <w:instrText xml:space="preserve"> PAGEREF _Toc202546598 \h </w:instrText>
            </w:r>
          </w:ins>
          <w:r>
            <w:rPr>
              <w:noProof/>
              <w:webHidden/>
            </w:rPr>
          </w:r>
          <w:r>
            <w:rPr>
              <w:noProof/>
              <w:webHidden/>
            </w:rPr>
            <w:fldChar w:fldCharType="separate"/>
          </w:r>
          <w:ins w:id="83" w:author="Jakovleva Svetlana" w:date="2025-07-04T18:35:00Z">
            <w:r>
              <w:rPr>
                <w:noProof/>
                <w:webHidden/>
              </w:rPr>
              <w:t>14</w:t>
            </w:r>
            <w:r>
              <w:rPr>
                <w:noProof/>
                <w:webHidden/>
              </w:rPr>
              <w:fldChar w:fldCharType="end"/>
            </w:r>
            <w:r w:rsidRPr="002E1A6A">
              <w:rPr>
                <w:rStyle w:val="a3"/>
                <w:noProof/>
              </w:rPr>
              <w:fldChar w:fldCharType="end"/>
            </w:r>
          </w:ins>
        </w:p>
        <w:p w:rsidR="009A695E" w:rsidRDefault="009A695E">
          <w:pPr>
            <w:pStyle w:val="22"/>
            <w:tabs>
              <w:tab w:val="right" w:leader="dot" w:pos="14390"/>
            </w:tabs>
            <w:rPr>
              <w:ins w:id="84" w:author="Jakovleva Svetlana" w:date="2025-07-04T18:35:00Z"/>
              <w:rFonts w:eastAsiaTheme="minorEastAsia"/>
              <w:noProof/>
            </w:rPr>
          </w:pPr>
          <w:ins w:id="85" w:author="Jakovleva Svetlana" w:date="2025-07-04T18:35:00Z">
            <w:r w:rsidRPr="002E1A6A">
              <w:rPr>
                <w:rStyle w:val="a3"/>
                <w:noProof/>
              </w:rPr>
              <w:fldChar w:fldCharType="begin"/>
            </w:r>
            <w:r w:rsidRPr="002E1A6A">
              <w:rPr>
                <w:rStyle w:val="a3"/>
                <w:noProof/>
              </w:rPr>
              <w:instrText xml:space="preserve"> </w:instrText>
            </w:r>
            <w:r>
              <w:rPr>
                <w:noProof/>
              </w:rPr>
              <w:instrText>HYPERLINK \l "_Toc202546599"</w:instrText>
            </w:r>
            <w:r w:rsidRPr="002E1A6A">
              <w:rPr>
                <w:rStyle w:val="a3"/>
                <w:noProof/>
              </w:rPr>
              <w:instrText xml:space="preserve"> </w:instrText>
            </w:r>
            <w:r w:rsidRPr="002E1A6A">
              <w:rPr>
                <w:rStyle w:val="a3"/>
                <w:noProof/>
              </w:rPr>
              <w:fldChar w:fldCharType="separate"/>
            </w:r>
            <w:r w:rsidRPr="002E1A6A">
              <w:rPr>
                <w:rStyle w:val="a3"/>
                <w:noProof/>
                <w:lang w:val="ru-RU"/>
              </w:rPr>
              <w:t>Вопрос 19. Если ответ на вопрос № 18 "Да", то в какую дату выгружать в АБС ЦФТ проводки и платежи, сформированные при обработке сделок?</w:t>
            </w:r>
            <w:r>
              <w:rPr>
                <w:noProof/>
                <w:webHidden/>
              </w:rPr>
              <w:tab/>
            </w:r>
            <w:r>
              <w:rPr>
                <w:noProof/>
                <w:webHidden/>
              </w:rPr>
              <w:fldChar w:fldCharType="begin"/>
            </w:r>
            <w:r>
              <w:rPr>
                <w:noProof/>
                <w:webHidden/>
              </w:rPr>
              <w:instrText xml:space="preserve"> PAGEREF _Toc202546599 \h </w:instrText>
            </w:r>
          </w:ins>
          <w:r>
            <w:rPr>
              <w:noProof/>
              <w:webHidden/>
            </w:rPr>
          </w:r>
          <w:r>
            <w:rPr>
              <w:noProof/>
              <w:webHidden/>
            </w:rPr>
            <w:fldChar w:fldCharType="separate"/>
          </w:r>
          <w:ins w:id="86" w:author="Jakovleva Svetlana" w:date="2025-07-04T18:35:00Z">
            <w:r>
              <w:rPr>
                <w:noProof/>
                <w:webHidden/>
              </w:rPr>
              <w:t>15</w:t>
            </w:r>
            <w:r>
              <w:rPr>
                <w:noProof/>
                <w:webHidden/>
              </w:rPr>
              <w:fldChar w:fldCharType="end"/>
            </w:r>
            <w:r w:rsidRPr="002E1A6A">
              <w:rPr>
                <w:rStyle w:val="a3"/>
                <w:noProof/>
              </w:rPr>
              <w:fldChar w:fldCharType="end"/>
            </w:r>
          </w:ins>
        </w:p>
        <w:p w:rsidR="002340D3" w:rsidDel="009A695E" w:rsidRDefault="002340D3">
          <w:pPr>
            <w:pStyle w:val="11"/>
            <w:tabs>
              <w:tab w:val="right" w:leader="dot" w:pos="14390"/>
            </w:tabs>
            <w:rPr>
              <w:del w:id="87" w:author="Jakovleva Svetlana" w:date="2025-07-04T18:35:00Z"/>
              <w:rFonts w:eastAsiaTheme="minorEastAsia"/>
              <w:noProof/>
            </w:rPr>
          </w:pPr>
          <w:del w:id="88" w:author="Jakovleva Svetlana" w:date="2025-07-04T18:35:00Z">
            <w:r w:rsidRPr="009A695E" w:rsidDel="009A695E">
              <w:rPr>
                <w:rPrChange w:id="89" w:author="Jakovleva Svetlana" w:date="2025-07-04T18:35:00Z">
                  <w:rPr>
                    <w:rStyle w:val="a3"/>
                    <w:noProof/>
                    <w:lang w:val="ru-RU"/>
                  </w:rPr>
                </w:rPrChange>
              </w:rPr>
              <w:delText>Источники данных для настройки</w:delText>
            </w:r>
            <w:r w:rsidDel="009A695E">
              <w:rPr>
                <w:noProof/>
                <w:webHidden/>
              </w:rPr>
              <w:tab/>
              <w:delText>2</w:delText>
            </w:r>
          </w:del>
        </w:p>
        <w:p w:rsidR="002340D3" w:rsidDel="009A695E" w:rsidRDefault="002340D3">
          <w:pPr>
            <w:pStyle w:val="11"/>
            <w:tabs>
              <w:tab w:val="right" w:leader="dot" w:pos="14390"/>
            </w:tabs>
            <w:rPr>
              <w:del w:id="90" w:author="Jakovleva Svetlana" w:date="2025-07-04T18:35:00Z"/>
              <w:rFonts w:eastAsiaTheme="minorEastAsia"/>
              <w:noProof/>
            </w:rPr>
          </w:pPr>
          <w:del w:id="91" w:author="Jakovleva Svetlana" w:date="2025-07-04T18:35:00Z">
            <w:r w:rsidRPr="009A695E" w:rsidDel="009A695E">
              <w:rPr>
                <w:rPrChange w:id="92" w:author="Jakovleva Svetlana" w:date="2025-07-04T18:35:00Z">
                  <w:rPr>
                    <w:rStyle w:val="a3"/>
                    <w:noProof/>
                    <w:lang w:val="ru-RU"/>
                  </w:rPr>
                </w:rPrChange>
              </w:rPr>
              <w:delText>Общий принцип настройки дней в календарях</w:delText>
            </w:r>
            <w:r w:rsidDel="009A695E">
              <w:rPr>
                <w:noProof/>
                <w:webHidden/>
              </w:rPr>
              <w:tab/>
              <w:delText>2</w:delText>
            </w:r>
          </w:del>
        </w:p>
        <w:p w:rsidR="002340D3" w:rsidDel="009A695E" w:rsidRDefault="002340D3">
          <w:pPr>
            <w:pStyle w:val="11"/>
            <w:tabs>
              <w:tab w:val="right" w:leader="dot" w:pos="14390"/>
            </w:tabs>
            <w:rPr>
              <w:del w:id="93" w:author="Jakovleva Svetlana" w:date="2025-07-04T18:35:00Z"/>
              <w:rFonts w:eastAsiaTheme="minorEastAsia"/>
              <w:noProof/>
            </w:rPr>
          </w:pPr>
          <w:del w:id="94" w:author="Jakovleva Svetlana" w:date="2025-07-04T18:35:00Z">
            <w:r w:rsidRPr="009A695E" w:rsidDel="009A695E">
              <w:rPr>
                <w:rPrChange w:id="95" w:author="Jakovleva Svetlana" w:date="2025-07-04T18:35:00Z">
                  <w:rPr>
                    <w:rStyle w:val="a3"/>
                    <w:noProof/>
                    <w:lang w:val="ru-RU"/>
                  </w:rPr>
                </w:rPrChange>
              </w:rPr>
              <w:delText>Какие календари нужно настраивать</w:delText>
            </w:r>
            <w:r w:rsidDel="009A695E">
              <w:rPr>
                <w:noProof/>
                <w:webHidden/>
              </w:rPr>
              <w:tab/>
              <w:delText>3</w:delText>
            </w:r>
          </w:del>
        </w:p>
        <w:p w:rsidR="002340D3" w:rsidDel="009A695E" w:rsidRDefault="002340D3">
          <w:pPr>
            <w:pStyle w:val="11"/>
            <w:tabs>
              <w:tab w:val="right" w:leader="dot" w:pos="14390"/>
            </w:tabs>
            <w:rPr>
              <w:del w:id="96" w:author="Jakovleva Svetlana" w:date="2025-07-04T18:35:00Z"/>
              <w:rFonts w:eastAsiaTheme="minorEastAsia"/>
              <w:noProof/>
            </w:rPr>
          </w:pPr>
          <w:del w:id="97" w:author="Jakovleva Svetlana" w:date="2025-07-04T18:35:00Z">
            <w:r w:rsidRPr="009A695E" w:rsidDel="009A695E">
              <w:rPr>
                <w:rPrChange w:id="98" w:author="Jakovleva Svetlana" w:date="2025-07-04T18:35:00Z">
                  <w:rPr>
                    <w:rStyle w:val="a3"/>
                    <w:noProof/>
                    <w:lang w:val="ru-RU"/>
                  </w:rPr>
                </w:rPrChange>
              </w:rPr>
              <w:delText>Настройка календарей на очередной год</w:delText>
            </w:r>
            <w:r w:rsidDel="009A695E">
              <w:rPr>
                <w:noProof/>
                <w:webHidden/>
              </w:rPr>
              <w:tab/>
              <w:delText>3</w:delText>
            </w:r>
          </w:del>
        </w:p>
        <w:p w:rsidR="002340D3" w:rsidDel="009A695E" w:rsidRDefault="002340D3">
          <w:pPr>
            <w:pStyle w:val="22"/>
            <w:tabs>
              <w:tab w:val="right" w:leader="dot" w:pos="14390"/>
            </w:tabs>
            <w:rPr>
              <w:del w:id="99" w:author="Jakovleva Svetlana" w:date="2025-07-04T18:35:00Z"/>
              <w:rFonts w:eastAsiaTheme="minorEastAsia"/>
              <w:noProof/>
            </w:rPr>
          </w:pPr>
          <w:del w:id="100" w:author="Jakovleva Svetlana" w:date="2025-07-04T18:35:00Z">
            <w:r w:rsidRPr="009A695E" w:rsidDel="009A695E">
              <w:rPr>
                <w:rPrChange w:id="101" w:author="Jakovleva Svetlana" w:date="2025-07-04T18:35:00Z">
                  <w:rPr>
                    <w:rStyle w:val="a3"/>
                    <w:noProof/>
                    <w:lang w:val="ru-RU"/>
                  </w:rPr>
                </w:rPrChange>
              </w:rPr>
              <w:delText>Общесистемный календарь</w:delText>
            </w:r>
            <w:r w:rsidDel="009A695E">
              <w:rPr>
                <w:noProof/>
                <w:webHidden/>
              </w:rPr>
              <w:tab/>
              <w:delText>3</w:delText>
            </w:r>
          </w:del>
        </w:p>
        <w:p w:rsidR="002340D3" w:rsidDel="009A695E" w:rsidRDefault="002340D3">
          <w:pPr>
            <w:pStyle w:val="22"/>
            <w:tabs>
              <w:tab w:val="right" w:leader="dot" w:pos="14390"/>
            </w:tabs>
            <w:rPr>
              <w:del w:id="102" w:author="Jakovleva Svetlana" w:date="2025-07-04T18:35:00Z"/>
              <w:rFonts w:eastAsiaTheme="minorEastAsia"/>
              <w:noProof/>
            </w:rPr>
          </w:pPr>
          <w:del w:id="103" w:author="Jakovleva Svetlana" w:date="2025-07-04T18:35:00Z">
            <w:r w:rsidRPr="009A695E" w:rsidDel="009A695E">
              <w:rPr>
                <w:rPrChange w:id="104" w:author="Jakovleva Svetlana" w:date="2025-07-04T18:35:00Z">
                  <w:rPr>
                    <w:rStyle w:val="a3"/>
                    <w:noProof/>
                    <w:lang w:val="ru-RU"/>
                  </w:rPr>
                </w:rPrChange>
              </w:rPr>
              <w:delText>Календари для валют</w:delText>
            </w:r>
            <w:r w:rsidDel="009A695E">
              <w:rPr>
                <w:noProof/>
                <w:webHidden/>
              </w:rPr>
              <w:tab/>
              <w:delText>3</w:delText>
            </w:r>
          </w:del>
        </w:p>
        <w:p w:rsidR="002340D3" w:rsidDel="009A695E" w:rsidRDefault="002340D3">
          <w:pPr>
            <w:pStyle w:val="22"/>
            <w:tabs>
              <w:tab w:val="right" w:leader="dot" w:pos="14390"/>
            </w:tabs>
            <w:rPr>
              <w:del w:id="105" w:author="Jakovleva Svetlana" w:date="2025-07-04T18:35:00Z"/>
              <w:rFonts w:eastAsiaTheme="minorEastAsia"/>
              <w:noProof/>
            </w:rPr>
          </w:pPr>
          <w:del w:id="106" w:author="Jakovleva Svetlana" w:date="2025-07-04T18:35:00Z">
            <w:r w:rsidRPr="009A695E" w:rsidDel="009A695E">
              <w:rPr>
                <w:rPrChange w:id="107" w:author="Jakovleva Svetlana" w:date="2025-07-04T18:35:00Z">
                  <w:rPr>
                    <w:rStyle w:val="a3"/>
                    <w:noProof/>
                    <w:lang w:val="ru-RU"/>
                  </w:rPr>
                </w:rPrChange>
              </w:rPr>
              <w:delText>Календарь бухучета</w:delText>
            </w:r>
            <w:r w:rsidDel="009A695E">
              <w:rPr>
                <w:noProof/>
                <w:webHidden/>
              </w:rPr>
              <w:tab/>
              <w:delText>4</w:delText>
            </w:r>
          </w:del>
        </w:p>
        <w:p w:rsidR="002340D3" w:rsidDel="009A695E" w:rsidRDefault="002340D3">
          <w:pPr>
            <w:pStyle w:val="22"/>
            <w:tabs>
              <w:tab w:val="right" w:leader="dot" w:pos="14390"/>
            </w:tabs>
            <w:rPr>
              <w:del w:id="108" w:author="Jakovleva Svetlana" w:date="2025-07-04T18:35:00Z"/>
              <w:rFonts w:eastAsiaTheme="minorEastAsia"/>
              <w:noProof/>
            </w:rPr>
          </w:pPr>
          <w:del w:id="109" w:author="Jakovleva Svetlana" w:date="2025-07-04T18:35:00Z">
            <w:r w:rsidRPr="009A695E" w:rsidDel="009A695E">
              <w:rPr>
                <w:rPrChange w:id="110" w:author="Jakovleva Svetlana" w:date="2025-07-04T18:35:00Z">
                  <w:rPr>
                    <w:rStyle w:val="a3"/>
                    <w:noProof/>
                    <w:lang w:val="ru-RU"/>
                  </w:rPr>
                </w:rPrChange>
              </w:rPr>
              <w:delText>Подготовка файла для загрузки изменений настроек календарей в СОФР</w:delText>
            </w:r>
            <w:r w:rsidDel="009A695E">
              <w:rPr>
                <w:noProof/>
                <w:webHidden/>
              </w:rPr>
              <w:tab/>
              <w:delText>4</w:delText>
            </w:r>
          </w:del>
        </w:p>
        <w:p w:rsidR="002340D3" w:rsidDel="009A695E" w:rsidRDefault="002340D3">
          <w:pPr>
            <w:pStyle w:val="11"/>
            <w:tabs>
              <w:tab w:val="right" w:leader="dot" w:pos="14390"/>
            </w:tabs>
            <w:rPr>
              <w:del w:id="111" w:author="Jakovleva Svetlana" w:date="2025-07-04T18:35:00Z"/>
              <w:rFonts w:eastAsiaTheme="minorEastAsia"/>
              <w:noProof/>
            </w:rPr>
          </w:pPr>
          <w:del w:id="112" w:author="Jakovleva Svetlana" w:date="2025-07-04T18:35:00Z">
            <w:r w:rsidRPr="009A695E" w:rsidDel="009A695E">
              <w:rPr>
                <w:rPrChange w:id="113" w:author="Jakovleva Svetlana" w:date="2025-07-04T18:35:00Z">
                  <w:rPr>
                    <w:rStyle w:val="a3"/>
                    <w:noProof/>
                    <w:lang w:val="ru-RU"/>
                  </w:rPr>
                </w:rPrChange>
              </w:rPr>
              <w:delText>Настройка календарей перед праздниками по анкете ОД</w:delText>
            </w:r>
            <w:r w:rsidDel="009A695E">
              <w:rPr>
                <w:noProof/>
                <w:webHidden/>
              </w:rPr>
              <w:tab/>
              <w:delText>5</w:delText>
            </w:r>
          </w:del>
        </w:p>
        <w:p w:rsidR="002340D3" w:rsidDel="009A695E" w:rsidRDefault="002340D3">
          <w:pPr>
            <w:pStyle w:val="22"/>
            <w:tabs>
              <w:tab w:val="right" w:leader="dot" w:pos="14390"/>
            </w:tabs>
            <w:rPr>
              <w:del w:id="114" w:author="Jakovleva Svetlana" w:date="2025-07-04T18:35:00Z"/>
              <w:rFonts w:eastAsiaTheme="minorEastAsia"/>
              <w:noProof/>
            </w:rPr>
          </w:pPr>
          <w:del w:id="115" w:author="Jakovleva Svetlana" w:date="2025-07-04T18:35:00Z">
            <w:r w:rsidRPr="009A695E" w:rsidDel="009A695E">
              <w:rPr>
                <w:rPrChange w:id="116" w:author="Jakovleva Svetlana" w:date="2025-07-04T18:35:00Z">
                  <w:rPr>
                    <w:rStyle w:val="a3"/>
                    <w:noProof/>
                    <w:lang w:val="ru-RU"/>
                  </w:rPr>
                </w:rPrChange>
              </w:rPr>
              <w:delText>Вопрос 1. День является праздничным или выходным по рабочему календарю РФ?</w:delText>
            </w:r>
            <w:r w:rsidDel="009A695E">
              <w:rPr>
                <w:noProof/>
                <w:webHidden/>
              </w:rPr>
              <w:tab/>
              <w:delText>5</w:delText>
            </w:r>
          </w:del>
        </w:p>
        <w:p w:rsidR="002340D3" w:rsidDel="009A695E" w:rsidRDefault="002340D3">
          <w:pPr>
            <w:pStyle w:val="22"/>
            <w:tabs>
              <w:tab w:val="right" w:leader="dot" w:pos="14390"/>
            </w:tabs>
            <w:rPr>
              <w:del w:id="117" w:author="Jakovleva Svetlana" w:date="2025-07-04T18:35:00Z"/>
              <w:rFonts w:eastAsiaTheme="minorEastAsia"/>
              <w:noProof/>
            </w:rPr>
          </w:pPr>
          <w:del w:id="118" w:author="Jakovleva Svetlana" w:date="2025-07-04T18:35:00Z">
            <w:r w:rsidRPr="009A695E" w:rsidDel="009A695E">
              <w:rPr>
                <w:rPrChange w:id="119" w:author="Jakovleva Svetlana" w:date="2025-07-04T18:35:00Z">
                  <w:rPr>
                    <w:rStyle w:val="a3"/>
                    <w:noProof/>
                    <w:lang w:val="ru-RU"/>
                  </w:rPr>
                </w:rPrChange>
              </w:rPr>
              <w:delText xml:space="preserve">Вопрос 2. </w:delText>
            </w:r>
            <w:r w:rsidRPr="009A695E" w:rsidDel="009A695E">
              <w:rPr>
                <w:rPrChange w:id="120" w:author="Jakovleva Svetlana" w:date="2025-07-04T18:35:00Z">
                  <w:rPr>
                    <w:rStyle w:val="a3"/>
                    <w:rFonts w:eastAsia="Times New Roman"/>
                    <w:noProof/>
                    <w:lang w:val="ru-RU"/>
                  </w:rPr>
                </w:rPrChange>
              </w:rPr>
              <w:delText>Проводятся торги на Московской бирже?</w:delText>
            </w:r>
            <w:r w:rsidDel="009A695E">
              <w:rPr>
                <w:noProof/>
                <w:webHidden/>
              </w:rPr>
              <w:tab/>
              <w:delText>5</w:delText>
            </w:r>
          </w:del>
        </w:p>
        <w:p w:rsidR="002340D3" w:rsidDel="009A695E" w:rsidRDefault="002340D3">
          <w:pPr>
            <w:pStyle w:val="22"/>
            <w:tabs>
              <w:tab w:val="right" w:leader="dot" w:pos="14390"/>
            </w:tabs>
            <w:rPr>
              <w:del w:id="121" w:author="Jakovleva Svetlana" w:date="2025-07-04T18:35:00Z"/>
              <w:rFonts w:eastAsiaTheme="minorEastAsia"/>
              <w:noProof/>
            </w:rPr>
          </w:pPr>
          <w:del w:id="122" w:author="Jakovleva Svetlana" w:date="2025-07-04T18:35:00Z">
            <w:r w:rsidRPr="009A695E" w:rsidDel="009A695E">
              <w:rPr>
                <w:rPrChange w:id="123" w:author="Jakovleva Svetlana" w:date="2025-07-04T18:35:00Z">
                  <w:rPr>
                    <w:rStyle w:val="a3"/>
                    <w:noProof/>
                    <w:lang w:val="ru-RU"/>
                  </w:rPr>
                </w:rPrChange>
              </w:rPr>
              <w:delText>Вопрос 3. Если ответ на вопрос № 2 "Да", в какую дату выгружаются в АБС ЦФТ  сформированные при обработке итогов дня проводки?</w:delText>
            </w:r>
            <w:r w:rsidDel="009A695E">
              <w:rPr>
                <w:noProof/>
                <w:webHidden/>
              </w:rPr>
              <w:tab/>
              <w:delText>6</w:delText>
            </w:r>
          </w:del>
        </w:p>
        <w:p w:rsidR="002340D3" w:rsidDel="009A695E" w:rsidRDefault="002340D3">
          <w:pPr>
            <w:pStyle w:val="31"/>
            <w:tabs>
              <w:tab w:val="right" w:leader="dot" w:pos="14390"/>
            </w:tabs>
            <w:rPr>
              <w:del w:id="124" w:author="Jakovleva Svetlana" w:date="2025-07-04T18:35:00Z"/>
              <w:rFonts w:eastAsiaTheme="minorEastAsia"/>
              <w:noProof/>
            </w:rPr>
          </w:pPr>
          <w:del w:id="125" w:author="Jakovleva Svetlana" w:date="2025-07-04T18:35:00Z">
            <w:r w:rsidRPr="009A695E" w:rsidDel="009A695E">
              <w:rPr>
                <w:rPrChange w:id="126" w:author="Jakovleva Svetlana" w:date="2025-07-04T18:35:00Z">
                  <w:rPr>
                    <w:rStyle w:val="a3"/>
                    <w:noProof/>
                    <w:lang w:val="ru-RU"/>
                  </w:rPr>
                </w:rPrChange>
              </w:rPr>
              <w:delText>Пример 1</w:delText>
            </w:r>
            <w:r w:rsidDel="009A695E">
              <w:rPr>
                <w:noProof/>
                <w:webHidden/>
              </w:rPr>
              <w:tab/>
              <w:delText>7</w:delText>
            </w:r>
          </w:del>
        </w:p>
        <w:p w:rsidR="002340D3" w:rsidDel="009A695E" w:rsidRDefault="002340D3">
          <w:pPr>
            <w:pStyle w:val="31"/>
            <w:tabs>
              <w:tab w:val="right" w:leader="dot" w:pos="14390"/>
            </w:tabs>
            <w:rPr>
              <w:del w:id="127" w:author="Jakovleva Svetlana" w:date="2025-07-04T18:35:00Z"/>
              <w:rFonts w:eastAsiaTheme="minorEastAsia"/>
              <w:noProof/>
            </w:rPr>
          </w:pPr>
          <w:del w:id="128" w:author="Jakovleva Svetlana" w:date="2025-07-04T18:35:00Z">
            <w:r w:rsidRPr="009A695E" w:rsidDel="009A695E">
              <w:rPr>
                <w:rPrChange w:id="129" w:author="Jakovleva Svetlana" w:date="2025-07-04T18:35:00Z">
                  <w:rPr>
                    <w:rStyle w:val="a3"/>
                    <w:noProof/>
                    <w:lang w:val="ru-RU"/>
                  </w:rPr>
                </w:rPrChange>
              </w:rPr>
              <w:delText>Пример 2</w:delText>
            </w:r>
            <w:r w:rsidDel="009A695E">
              <w:rPr>
                <w:noProof/>
                <w:webHidden/>
              </w:rPr>
              <w:tab/>
              <w:delText>9</w:delText>
            </w:r>
          </w:del>
        </w:p>
        <w:p w:rsidR="002340D3" w:rsidDel="009A695E" w:rsidRDefault="002340D3">
          <w:pPr>
            <w:pStyle w:val="22"/>
            <w:tabs>
              <w:tab w:val="right" w:leader="dot" w:pos="14390"/>
            </w:tabs>
            <w:rPr>
              <w:del w:id="130" w:author="Jakovleva Svetlana" w:date="2025-07-04T18:35:00Z"/>
              <w:rFonts w:eastAsiaTheme="minorEastAsia"/>
              <w:noProof/>
            </w:rPr>
          </w:pPr>
          <w:del w:id="131" w:author="Jakovleva Svetlana" w:date="2025-07-04T18:35:00Z">
            <w:r w:rsidRPr="009A695E" w:rsidDel="009A695E">
              <w:rPr>
                <w:rPrChange w:id="132" w:author="Jakovleva Svetlana" w:date="2025-07-04T18:35:00Z">
                  <w:rPr>
                    <w:rStyle w:val="a3"/>
                    <w:noProof/>
                    <w:lang w:val="ru-RU"/>
                  </w:rPr>
                </w:rPrChange>
              </w:rPr>
              <w:delText>Вопрос 4. Проводятся торги на СПб бирже?</w:delText>
            </w:r>
            <w:r w:rsidDel="009A695E">
              <w:rPr>
                <w:noProof/>
                <w:webHidden/>
              </w:rPr>
              <w:tab/>
              <w:delText>11</w:delText>
            </w:r>
          </w:del>
        </w:p>
        <w:p w:rsidR="002340D3" w:rsidDel="009A695E" w:rsidRDefault="002340D3">
          <w:pPr>
            <w:pStyle w:val="22"/>
            <w:tabs>
              <w:tab w:val="right" w:leader="dot" w:pos="14390"/>
            </w:tabs>
            <w:rPr>
              <w:del w:id="133" w:author="Jakovleva Svetlana" w:date="2025-07-04T18:35:00Z"/>
              <w:rFonts w:eastAsiaTheme="minorEastAsia"/>
              <w:noProof/>
            </w:rPr>
          </w:pPr>
          <w:del w:id="134" w:author="Jakovleva Svetlana" w:date="2025-07-04T18:35:00Z">
            <w:r w:rsidRPr="009A695E" w:rsidDel="009A695E">
              <w:rPr>
                <w:rPrChange w:id="135" w:author="Jakovleva Svetlana" w:date="2025-07-04T18:35:00Z">
                  <w:rPr>
                    <w:rStyle w:val="a3"/>
                    <w:noProof/>
                    <w:lang w:val="ru-RU"/>
                  </w:rPr>
                </w:rPrChange>
              </w:rPr>
              <w:delText>Вопрос 5. Если ответ на вопрос № 2 "Да", в какую дату выгружаются в АБС ЦФТ  сформированные при обработке итогов дня проводки?</w:delText>
            </w:r>
            <w:r w:rsidDel="009A695E">
              <w:rPr>
                <w:noProof/>
                <w:webHidden/>
              </w:rPr>
              <w:tab/>
              <w:delText>11</w:delText>
            </w:r>
          </w:del>
        </w:p>
        <w:p w:rsidR="002340D3" w:rsidDel="009A695E" w:rsidRDefault="002340D3">
          <w:pPr>
            <w:pStyle w:val="22"/>
            <w:tabs>
              <w:tab w:val="right" w:leader="dot" w:pos="14390"/>
            </w:tabs>
            <w:rPr>
              <w:del w:id="136" w:author="Jakovleva Svetlana" w:date="2025-07-04T18:35:00Z"/>
              <w:rFonts w:eastAsiaTheme="minorEastAsia"/>
              <w:noProof/>
            </w:rPr>
          </w:pPr>
          <w:del w:id="137" w:author="Jakovleva Svetlana" w:date="2025-07-04T18:35:00Z">
            <w:r w:rsidRPr="009A695E" w:rsidDel="009A695E">
              <w:rPr>
                <w:rPrChange w:id="138" w:author="Jakovleva Svetlana" w:date="2025-07-04T18:35:00Z">
                  <w:rPr>
                    <w:rStyle w:val="a3"/>
                    <w:noProof/>
                    <w:lang w:val="ru-RU"/>
                  </w:rPr>
                </w:rPrChange>
              </w:rPr>
              <w:delText>Вопрос 6. Заключаются или исполняются сделки на внебиржевом валютном рынке и внебиржевые сделки ПФИ (ФИССиКО)?</w:delText>
            </w:r>
            <w:r w:rsidDel="009A695E">
              <w:rPr>
                <w:noProof/>
                <w:webHidden/>
              </w:rPr>
              <w:tab/>
              <w:delText>11</w:delText>
            </w:r>
          </w:del>
        </w:p>
        <w:p w:rsidR="002340D3" w:rsidDel="009A695E" w:rsidRDefault="002340D3">
          <w:pPr>
            <w:pStyle w:val="22"/>
            <w:tabs>
              <w:tab w:val="right" w:leader="dot" w:pos="14390"/>
            </w:tabs>
            <w:rPr>
              <w:del w:id="139" w:author="Jakovleva Svetlana" w:date="2025-07-04T18:35:00Z"/>
              <w:rFonts w:eastAsiaTheme="minorEastAsia"/>
              <w:noProof/>
            </w:rPr>
          </w:pPr>
          <w:del w:id="140" w:author="Jakovleva Svetlana" w:date="2025-07-04T18:35:00Z">
            <w:r w:rsidRPr="009A695E" w:rsidDel="009A695E">
              <w:rPr>
                <w:rPrChange w:id="141" w:author="Jakovleva Svetlana" w:date="2025-07-04T18:35:00Z">
                  <w:rPr>
                    <w:rStyle w:val="a3"/>
                    <w:noProof/>
                    <w:lang w:val="ru-RU"/>
                  </w:rPr>
                </w:rPrChange>
              </w:rPr>
              <w:delText>Вопрос 7. Если ответ на вопрос №6  "Да", то в какую дату выгружать в АБС ЦФТ проводки и платежи, сформированные при обработке сделок?</w:delText>
            </w:r>
            <w:r w:rsidDel="009A695E">
              <w:rPr>
                <w:noProof/>
                <w:webHidden/>
              </w:rPr>
              <w:tab/>
              <w:delText>11</w:delText>
            </w:r>
          </w:del>
        </w:p>
        <w:p w:rsidR="002340D3" w:rsidDel="009A695E" w:rsidRDefault="002340D3">
          <w:pPr>
            <w:pStyle w:val="22"/>
            <w:tabs>
              <w:tab w:val="right" w:leader="dot" w:pos="14390"/>
            </w:tabs>
            <w:rPr>
              <w:del w:id="142" w:author="Jakovleva Svetlana" w:date="2025-07-04T18:35:00Z"/>
              <w:rFonts w:eastAsiaTheme="minorEastAsia"/>
              <w:noProof/>
            </w:rPr>
          </w:pPr>
          <w:del w:id="143" w:author="Jakovleva Svetlana" w:date="2025-07-04T18:35:00Z">
            <w:r w:rsidRPr="009A695E" w:rsidDel="009A695E">
              <w:rPr>
                <w:rPrChange w:id="144" w:author="Jakovleva Svetlana" w:date="2025-07-04T18:35:00Z">
                  <w:rPr>
                    <w:rStyle w:val="a3"/>
                    <w:noProof/>
                    <w:lang w:val="ru-RU"/>
                  </w:rPr>
                </w:rPrChange>
              </w:rPr>
              <w:delText>Вопрос 8. Вводятся и проводятся сервисные операции ФИССиКО (переоценка, перенос по срокам)?</w:delText>
            </w:r>
            <w:r w:rsidDel="009A695E">
              <w:rPr>
                <w:noProof/>
                <w:webHidden/>
              </w:rPr>
              <w:tab/>
              <w:delText>11</w:delText>
            </w:r>
          </w:del>
        </w:p>
        <w:p w:rsidR="002340D3" w:rsidDel="009A695E" w:rsidRDefault="002340D3">
          <w:pPr>
            <w:pStyle w:val="22"/>
            <w:tabs>
              <w:tab w:val="right" w:leader="dot" w:pos="14390"/>
            </w:tabs>
            <w:rPr>
              <w:del w:id="145" w:author="Jakovleva Svetlana" w:date="2025-07-04T18:35:00Z"/>
              <w:rFonts w:eastAsiaTheme="minorEastAsia"/>
              <w:noProof/>
            </w:rPr>
          </w:pPr>
          <w:del w:id="146" w:author="Jakovleva Svetlana" w:date="2025-07-04T18:35:00Z">
            <w:r w:rsidRPr="009A695E" w:rsidDel="009A695E">
              <w:rPr>
                <w:rPrChange w:id="147" w:author="Jakovleva Svetlana" w:date="2025-07-04T18:35:00Z">
                  <w:rPr>
                    <w:rStyle w:val="a3"/>
                    <w:noProof/>
                    <w:lang w:val="ru-RU"/>
                  </w:rPr>
                </w:rPrChange>
              </w:rPr>
              <w:delText>Вопрос 9. Если ответ на вопрос № 8 "Да", то в какую дату выгружать в АБС ЦФТ проводки и платежи, сформированные при обработке сервисных операций?</w:delText>
            </w:r>
            <w:r w:rsidDel="009A695E">
              <w:rPr>
                <w:noProof/>
                <w:webHidden/>
              </w:rPr>
              <w:tab/>
              <w:delText>12</w:delText>
            </w:r>
          </w:del>
        </w:p>
        <w:p w:rsidR="002340D3" w:rsidDel="009A695E" w:rsidRDefault="002340D3">
          <w:pPr>
            <w:pStyle w:val="22"/>
            <w:tabs>
              <w:tab w:val="right" w:leader="dot" w:pos="14390"/>
            </w:tabs>
            <w:rPr>
              <w:del w:id="148" w:author="Jakovleva Svetlana" w:date="2025-07-04T18:35:00Z"/>
              <w:rFonts w:eastAsiaTheme="minorEastAsia"/>
              <w:noProof/>
            </w:rPr>
          </w:pPr>
          <w:del w:id="149" w:author="Jakovleva Svetlana" w:date="2025-07-04T18:35:00Z">
            <w:r w:rsidRPr="009A695E" w:rsidDel="009A695E">
              <w:rPr>
                <w:rPrChange w:id="150" w:author="Jakovleva Svetlana" w:date="2025-07-04T18:35:00Z">
                  <w:rPr>
                    <w:rStyle w:val="a3"/>
                    <w:noProof/>
                    <w:lang w:val="ru-RU"/>
                  </w:rPr>
                </w:rPrChange>
              </w:rPr>
              <w:delText>Вопрос 10. Заключаются или исполняются сделки с ц/б на внебиржевом  рынке?</w:delText>
            </w:r>
            <w:r w:rsidDel="009A695E">
              <w:rPr>
                <w:noProof/>
                <w:webHidden/>
              </w:rPr>
              <w:tab/>
              <w:delText>12</w:delText>
            </w:r>
          </w:del>
        </w:p>
        <w:p w:rsidR="002340D3" w:rsidDel="009A695E" w:rsidRDefault="002340D3">
          <w:pPr>
            <w:pStyle w:val="22"/>
            <w:tabs>
              <w:tab w:val="right" w:leader="dot" w:pos="14390"/>
            </w:tabs>
            <w:rPr>
              <w:del w:id="151" w:author="Jakovleva Svetlana" w:date="2025-07-04T18:35:00Z"/>
              <w:rFonts w:eastAsiaTheme="minorEastAsia"/>
              <w:noProof/>
            </w:rPr>
          </w:pPr>
          <w:del w:id="152" w:author="Jakovleva Svetlana" w:date="2025-07-04T18:35:00Z">
            <w:r w:rsidRPr="009A695E" w:rsidDel="009A695E">
              <w:rPr>
                <w:rPrChange w:id="153" w:author="Jakovleva Svetlana" w:date="2025-07-04T18:35:00Z">
                  <w:rPr>
                    <w:rStyle w:val="a3"/>
                    <w:noProof/>
                    <w:lang w:val="ru-RU"/>
                  </w:rPr>
                </w:rPrChange>
              </w:rPr>
              <w:delText>Вопрос 11. Если ответ на вопрос № 10 "Да", то в какую дату выгружать в АБС ЦФТ проводки и платежи, сформированные при обработке сделок?</w:delText>
            </w:r>
            <w:r w:rsidDel="009A695E">
              <w:rPr>
                <w:noProof/>
                <w:webHidden/>
              </w:rPr>
              <w:tab/>
              <w:delText>12</w:delText>
            </w:r>
          </w:del>
        </w:p>
        <w:p w:rsidR="002340D3" w:rsidDel="009A695E" w:rsidRDefault="002340D3">
          <w:pPr>
            <w:pStyle w:val="22"/>
            <w:tabs>
              <w:tab w:val="right" w:leader="dot" w:pos="14390"/>
            </w:tabs>
            <w:rPr>
              <w:del w:id="154" w:author="Jakovleva Svetlana" w:date="2025-07-04T18:35:00Z"/>
              <w:rFonts w:eastAsiaTheme="minorEastAsia"/>
              <w:noProof/>
            </w:rPr>
          </w:pPr>
          <w:del w:id="155" w:author="Jakovleva Svetlana" w:date="2025-07-04T18:35:00Z">
            <w:r w:rsidRPr="009A695E" w:rsidDel="009A695E">
              <w:rPr>
                <w:rPrChange w:id="156" w:author="Jakovleva Svetlana" w:date="2025-07-04T18:35:00Z">
                  <w:rPr>
                    <w:rStyle w:val="a3"/>
                    <w:noProof/>
                    <w:lang w:val="ru-RU"/>
                  </w:rPr>
                </w:rPrChange>
              </w:rPr>
              <w:delText>Вопрос 12. Заключаются или исполняются сделки РЕПО с ц/б на внебиржевом  рынке?</w:delText>
            </w:r>
            <w:r w:rsidDel="009A695E">
              <w:rPr>
                <w:noProof/>
                <w:webHidden/>
              </w:rPr>
              <w:tab/>
              <w:delText>12</w:delText>
            </w:r>
          </w:del>
        </w:p>
        <w:p w:rsidR="002340D3" w:rsidDel="009A695E" w:rsidRDefault="002340D3">
          <w:pPr>
            <w:pStyle w:val="22"/>
            <w:tabs>
              <w:tab w:val="right" w:leader="dot" w:pos="14390"/>
            </w:tabs>
            <w:rPr>
              <w:del w:id="157" w:author="Jakovleva Svetlana" w:date="2025-07-04T18:35:00Z"/>
              <w:rFonts w:eastAsiaTheme="minorEastAsia"/>
              <w:noProof/>
            </w:rPr>
          </w:pPr>
          <w:del w:id="158" w:author="Jakovleva Svetlana" w:date="2025-07-04T18:35:00Z">
            <w:r w:rsidRPr="009A695E" w:rsidDel="009A695E">
              <w:rPr>
                <w:rPrChange w:id="159" w:author="Jakovleva Svetlana" w:date="2025-07-04T18:35:00Z">
                  <w:rPr>
                    <w:rStyle w:val="a3"/>
                    <w:noProof/>
                    <w:lang w:val="ru-RU"/>
                  </w:rPr>
                </w:rPrChange>
              </w:rPr>
              <w:delText>Вопрос 13. Если ответ на вопрос № 12 "Да", то в какую дату выгружать в АБС ЦФТ проводки и платежи, сформированные при обработке сделок?</w:delText>
            </w:r>
            <w:r w:rsidDel="009A695E">
              <w:rPr>
                <w:noProof/>
                <w:webHidden/>
              </w:rPr>
              <w:tab/>
              <w:delText>13</w:delText>
            </w:r>
          </w:del>
        </w:p>
        <w:p w:rsidR="002340D3" w:rsidDel="009A695E" w:rsidRDefault="002340D3">
          <w:pPr>
            <w:pStyle w:val="22"/>
            <w:tabs>
              <w:tab w:val="right" w:leader="dot" w:pos="14390"/>
            </w:tabs>
            <w:rPr>
              <w:del w:id="160" w:author="Jakovleva Svetlana" w:date="2025-07-04T18:35:00Z"/>
              <w:rFonts w:eastAsiaTheme="minorEastAsia"/>
              <w:noProof/>
            </w:rPr>
          </w:pPr>
          <w:del w:id="161" w:author="Jakovleva Svetlana" w:date="2025-07-04T18:35:00Z">
            <w:r w:rsidRPr="009A695E" w:rsidDel="009A695E">
              <w:rPr>
                <w:rPrChange w:id="162" w:author="Jakovleva Svetlana" w:date="2025-07-04T18:35:00Z">
                  <w:rPr>
                    <w:rStyle w:val="a3"/>
                    <w:noProof/>
                    <w:lang w:val="ru-RU"/>
                  </w:rPr>
                </w:rPrChange>
              </w:rPr>
              <w:delText>Вопрос 14. Создаются и проводятся сервисные операции БО ЦБ (переоценка, перенос по срокам и т.п.)?</w:delText>
            </w:r>
            <w:r w:rsidDel="009A695E">
              <w:rPr>
                <w:noProof/>
                <w:webHidden/>
              </w:rPr>
              <w:tab/>
              <w:delText>13</w:delText>
            </w:r>
          </w:del>
        </w:p>
        <w:p w:rsidR="002340D3" w:rsidDel="009A695E" w:rsidRDefault="002340D3">
          <w:pPr>
            <w:pStyle w:val="22"/>
            <w:tabs>
              <w:tab w:val="right" w:leader="dot" w:pos="14390"/>
            </w:tabs>
            <w:rPr>
              <w:del w:id="163" w:author="Jakovleva Svetlana" w:date="2025-07-04T18:35:00Z"/>
              <w:rFonts w:eastAsiaTheme="minorEastAsia"/>
              <w:noProof/>
            </w:rPr>
          </w:pPr>
          <w:del w:id="164" w:author="Jakovleva Svetlana" w:date="2025-07-04T18:35:00Z">
            <w:r w:rsidRPr="009A695E" w:rsidDel="009A695E">
              <w:rPr>
                <w:rPrChange w:id="165" w:author="Jakovleva Svetlana" w:date="2025-07-04T18:35:00Z">
                  <w:rPr>
                    <w:rStyle w:val="a3"/>
                    <w:noProof/>
                    <w:lang w:val="ru-RU"/>
                  </w:rPr>
                </w:rPrChange>
              </w:rPr>
              <w:delText>Вопрос 15. Если ответ на вопрос № 14 "Да", то в какую дату выгружать в АБС ЦФТ проводки и платежи, сформированные при обработке сервисных операций?</w:delText>
            </w:r>
            <w:r w:rsidDel="009A695E">
              <w:rPr>
                <w:noProof/>
                <w:webHidden/>
              </w:rPr>
              <w:tab/>
              <w:delText>14</w:delText>
            </w:r>
          </w:del>
        </w:p>
        <w:p w:rsidR="002340D3" w:rsidDel="009A695E" w:rsidRDefault="002340D3">
          <w:pPr>
            <w:pStyle w:val="22"/>
            <w:tabs>
              <w:tab w:val="right" w:leader="dot" w:pos="14390"/>
            </w:tabs>
            <w:rPr>
              <w:del w:id="166" w:author="Jakovleva Svetlana" w:date="2025-07-04T18:35:00Z"/>
              <w:rFonts w:eastAsiaTheme="minorEastAsia"/>
              <w:noProof/>
            </w:rPr>
          </w:pPr>
          <w:del w:id="167" w:author="Jakovleva Svetlana" w:date="2025-07-04T18:35:00Z">
            <w:r w:rsidRPr="009A695E" w:rsidDel="009A695E">
              <w:rPr>
                <w:rPrChange w:id="168" w:author="Jakovleva Svetlana" w:date="2025-07-04T18:35:00Z">
                  <w:rPr>
                    <w:rStyle w:val="a3"/>
                    <w:noProof/>
                    <w:lang w:val="ru-RU"/>
                  </w:rPr>
                </w:rPrChange>
              </w:rPr>
              <w:delText>Вопрос 16. Проводятся расчеты по денежным ТО по внебиржевым сделкам с валютой и внебиржевым ПФИ, а также по внебиржевым сделкам с ц/б?</w:delText>
            </w:r>
            <w:r w:rsidDel="009A695E">
              <w:rPr>
                <w:noProof/>
                <w:webHidden/>
              </w:rPr>
              <w:tab/>
              <w:delText>14</w:delText>
            </w:r>
          </w:del>
        </w:p>
        <w:p w:rsidR="002340D3" w:rsidDel="009A695E" w:rsidRDefault="002340D3">
          <w:pPr>
            <w:pStyle w:val="22"/>
            <w:tabs>
              <w:tab w:val="right" w:leader="dot" w:pos="14390"/>
            </w:tabs>
            <w:rPr>
              <w:del w:id="169" w:author="Jakovleva Svetlana" w:date="2025-07-04T18:35:00Z"/>
              <w:rFonts w:eastAsiaTheme="minorEastAsia"/>
              <w:noProof/>
            </w:rPr>
          </w:pPr>
          <w:del w:id="170" w:author="Jakovleva Svetlana" w:date="2025-07-04T18:35:00Z">
            <w:r w:rsidRPr="009A695E" w:rsidDel="009A695E">
              <w:rPr>
                <w:rPrChange w:id="171" w:author="Jakovleva Svetlana" w:date="2025-07-04T18:35:00Z">
                  <w:rPr>
                    <w:rStyle w:val="a3"/>
                    <w:noProof/>
                    <w:lang w:val="ru-RU"/>
                  </w:rPr>
                </w:rPrChange>
              </w:rPr>
              <w:delText>Вопрос 17. Если ответ на вопрос № 16 "Да", то в какую дату выгружать в АБС ЦФТ проводки и платежи?</w:delText>
            </w:r>
            <w:r w:rsidDel="009A695E">
              <w:rPr>
                <w:noProof/>
                <w:webHidden/>
              </w:rPr>
              <w:tab/>
              <w:delText>14</w:delText>
            </w:r>
          </w:del>
        </w:p>
        <w:p w:rsidR="00092FFF" w:rsidRDefault="00092FFF">
          <w:r>
            <w:rPr>
              <w:b/>
              <w:bCs/>
              <w:lang w:val="ru-RU"/>
            </w:rPr>
            <w:fldChar w:fldCharType="end"/>
          </w:r>
        </w:p>
      </w:sdtContent>
    </w:sdt>
    <w:p w:rsidR="00092FFF" w:rsidRPr="00092FFF" w:rsidRDefault="00092FFF" w:rsidP="00092FFF">
      <w:pPr>
        <w:pStyle w:val="1"/>
        <w:jc w:val="center"/>
        <w:rPr>
          <w:lang w:val="ru-RU"/>
        </w:rPr>
      </w:pPr>
      <w:bookmarkStart w:id="172" w:name="_Toc202546571"/>
      <w:r>
        <w:rPr>
          <w:lang w:val="ru-RU"/>
        </w:rPr>
        <w:t>Источники данных для настройки</w:t>
      </w:r>
      <w:bookmarkEnd w:id="172"/>
    </w:p>
    <w:p w:rsidR="00943110" w:rsidRDefault="00943110">
      <w:pPr>
        <w:rPr>
          <w:lang w:val="ru-RU"/>
        </w:rPr>
      </w:pPr>
      <w:r>
        <w:rPr>
          <w:lang w:val="ru-RU"/>
        </w:rPr>
        <w:t>Настройка системы календарей СОФР зависит от того, в каком режиме работают финансовые рынки и операционный департамент (ОД) банка РСХБ.</w:t>
      </w:r>
    </w:p>
    <w:p w:rsidR="00943110" w:rsidRDefault="00943110">
      <w:pPr>
        <w:rPr>
          <w:lang w:val="ru-RU"/>
        </w:rPr>
      </w:pPr>
      <w:r>
        <w:rPr>
          <w:lang w:val="ru-RU"/>
        </w:rPr>
        <w:t>На сайте Московской биржи информация о порядке проведения торгов и расчетов по сделке представлена на сайте в торгов</w:t>
      </w:r>
      <w:r w:rsidR="00505C80">
        <w:rPr>
          <w:lang w:val="ru-RU"/>
        </w:rPr>
        <w:t>ом</w:t>
      </w:r>
      <w:r>
        <w:rPr>
          <w:lang w:val="ru-RU"/>
        </w:rPr>
        <w:t xml:space="preserve"> календар</w:t>
      </w:r>
      <w:r w:rsidR="00505C80">
        <w:rPr>
          <w:lang w:val="ru-RU"/>
        </w:rPr>
        <w:t>е</w:t>
      </w:r>
      <w:r>
        <w:rPr>
          <w:lang w:val="ru-RU"/>
        </w:rPr>
        <w:t>:</w:t>
      </w:r>
    </w:p>
    <w:p w:rsidR="00943110" w:rsidRPr="00F36D7C" w:rsidRDefault="00712C62">
      <w:pPr>
        <w:rPr>
          <w:lang w:val="ru-RU"/>
        </w:rPr>
      </w:pPr>
      <w:r>
        <w:fldChar w:fldCharType="begin"/>
      </w:r>
      <w:r w:rsidRPr="00712C62">
        <w:rPr>
          <w:lang w:val="ru-RU"/>
          <w:rPrChange w:id="173" w:author="Федосеев Ярослав Олегович" w:date="2025-07-15T15:13:00Z">
            <w:rPr/>
          </w:rPrChange>
        </w:rPr>
        <w:instrText xml:space="preserve"> </w:instrText>
      </w:r>
      <w:r>
        <w:instrText>HYPERLINK</w:instrText>
      </w:r>
      <w:r w:rsidRPr="00712C62">
        <w:rPr>
          <w:lang w:val="ru-RU"/>
          <w:rPrChange w:id="174" w:author="Федосеев Ярослав Олегович" w:date="2025-07-15T15:13:00Z">
            <w:rPr/>
          </w:rPrChange>
        </w:rPr>
        <w:instrText xml:space="preserve"> "</w:instrText>
      </w:r>
      <w:r>
        <w:instrText>https</w:instrText>
      </w:r>
      <w:r w:rsidRPr="00712C62">
        <w:rPr>
          <w:lang w:val="ru-RU"/>
          <w:rPrChange w:id="175" w:author="Федосеев Ярослав Олегович" w:date="2025-07-15T15:13:00Z">
            <w:rPr/>
          </w:rPrChange>
        </w:rPr>
        <w:instrText>://</w:instrText>
      </w:r>
      <w:r>
        <w:instrText>www</w:instrText>
      </w:r>
      <w:r w:rsidRPr="00712C62">
        <w:rPr>
          <w:lang w:val="ru-RU"/>
          <w:rPrChange w:id="176" w:author="Федосеев Ярослав Олегович" w:date="2025-07-15T15:13:00Z">
            <w:rPr/>
          </w:rPrChange>
        </w:rPr>
        <w:instrText>.</w:instrText>
      </w:r>
      <w:r>
        <w:instrText>moex</w:instrText>
      </w:r>
      <w:r w:rsidRPr="00712C62">
        <w:rPr>
          <w:lang w:val="ru-RU"/>
          <w:rPrChange w:id="177" w:author="Федосеев Ярослав Олегович" w:date="2025-07-15T15:13:00Z">
            <w:rPr/>
          </w:rPrChange>
        </w:rPr>
        <w:instrText>.</w:instrText>
      </w:r>
      <w:r>
        <w:instrText>com</w:instrText>
      </w:r>
      <w:r w:rsidRPr="00712C62">
        <w:rPr>
          <w:lang w:val="ru-RU"/>
          <w:rPrChange w:id="178" w:author="Федосеев Ярослав Олегович" w:date="2025-07-15T15:13:00Z">
            <w:rPr/>
          </w:rPrChange>
        </w:rPr>
        <w:instrText>/</w:instrText>
      </w:r>
      <w:r>
        <w:instrText>ru</w:instrText>
      </w:r>
      <w:r w:rsidRPr="00712C62">
        <w:rPr>
          <w:lang w:val="ru-RU"/>
          <w:rPrChange w:id="179" w:author="Федосеев Ярослав Олегович" w:date="2025-07-15T15:13:00Z">
            <w:rPr/>
          </w:rPrChange>
        </w:rPr>
        <w:instrText>/</w:instrText>
      </w:r>
      <w:r>
        <w:instrText>tradingcalendar</w:instrText>
      </w:r>
      <w:r w:rsidRPr="00712C62">
        <w:rPr>
          <w:lang w:val="ru-RU"/>
          <w:rPrChange w:id="180" w:author="Федосеев Ярослав Олегович" w:date="2025-07-15T15:13:00Z">
            <w:rPr/>
          </w:rPrChange>
        </w:rPr>
        <w:instrText xml:space="preserve">/" </w:instrText>
      </w:r>
      <w:r>
        <w:fldChar w:fldCharType="separate"/>
      </w:r>
      <w:r w:rsidR="00943110" w:rsidRPr="00943110">
        <w:rPr>
          <w:rStyle w:val="a3"/>
          <w:lang w:val="ru-RU"/>
        </w:rPr>
        <w:t>Торговый календарь — Московская Биржа | Рынки (</w:t>
      </w:r>
      <w:proofErr w:type="spellStart"/>
      <w:r w:rsidR="00943110">
        <w:rPr>
          <w:rStyle w:val="a3"/>
        </w:rPr>
        <w:t>moex</w:t>
      </w:r>
      <w:proofErr w:type="spellEnd"/>
      <w:r w:rsidR="00943110" w:rsidRPr="00943110">
        <w:rPr>
          <w:rStyle w:val="a3"/>
          <w:lang w:val="ru-RU"/>
        </w:rPr>
        <w:t>.</w:t>
      </w:r>
      <w:r w:rsidR="00943110">
        <w:rPr>
          <w:rStyle w:val="a3"/>
        </w:rPr>
        <w:t>com</w:t>
      </w:r>
      <w:r w:rsidR="00943110" w:rsidRPr="00943110">
        <w:rPr>
          <w:rStyle w:val="a3"/>
          <w:lang w:val="ru-RU"/>
        </w:rPr>
        <w:t>)</w:t>
      </w:r>
      <w:r>
        <w:rPr>
          <w:rStyle w:val="a3"/>
          <w:lang w:val="ru-RU"/>
        </w:rPr>
        <w:fldChar w:fldCharType="end"/>
      </w:r>
    </w:p>
    <w:p w:rsidR="00943110" w:rsidRDefault="00505C80">
      <w:pPr>
        <w:rPr>
          <w:lang w:val="ru-RU"/>
        </w:rPr>
      </w:pPr>
      <w:r>
        <w:rPr>
          <w:lang w:val="ru-RU"/>
        </w:rPr>
        <w:t xml:space="preserve">Дополнительно перед наступлением новогодних и майских праздников на сайте биржи выходит новость с </w:t>
      </w:r>
      <w:r w:rsidR="00D814F7">
        <w:rPr>
          <w:lang w:val="ru-RU"/>
        </w:rPr>
        <w:t xml:space="preserve">уточнениями и </w:t>
      </w:r>
      <w:r>
        <w:rPr>
          <w:lang w:val="ru-RU"/>
        </w:rPr>
        <w:t>более детальным</w:t>
      </w:r>
      <w:r w:rsidR="00D11273">
        <w:rPr>
          <w:lang w:val="ru-RU"/>
        </w:rPr>
        <w:t xml:space="preserve"> графиком торгов и расчетов по сделкам на</w:t>
      </w:r>
      <w:r w:rsidR="00D814F7">
        <w:rPr>
          <w:lang w:val="ru-RU"/>
        </w:rPr>
        <w:t xml:space="preserve"> всех</w:t>
      </w:r>
      <w:r w:rsidR="00D11273">
        <w:rPr>
          <w:lang w:val="ru-RU"/>
        </w:rPr>
        <w:t xml:space="preserve"> </w:t>
      </w:r>
      <w:r w:rsidR="00D814F7">
        <w:rPr>
          <w:lang w:val="ru-RU"/>
        </w:rPr>
        <w:t>биржевых рынках.</w:t>
      </w:r>
      <w:r w:rsidR="00D11273">
        <w:rPr>
          <w:lang w:val="ru-RU"/>
        </w:rPr>
        <w:t xml:space="preserve"> </w:t>
      </w:r>
      <w:r>
        <w:rPr>
          <w:lang w:val="ru-RU"/>
        </w:rPr>
        <w:t xml:space="preserve"> </w:t>
      </w:r>
    </w:p>
    <w:p w:rsidR="00092FFF" w:rsidRDefault="00092FFF">
      <w:pPr>
        <w:rPr>
          <w:lang w:val="ru-RU"/>
        </w:rPr>
      </w:pPr>
      <w:r>
        <w:rPr>
          <w:lang w:val="ru-RU"/>
        </w:rPr>
        <w:t xml:space="preserve">Из ДРРК в ОД в конце года поступает информация о выходных и праздничных днях в странах-эмитентах иностранных валют. </w:t>
      </w:r>
    </w:p>
    <w:p w:rsidR="00943110" w:rsidRDefault="00F567C8">
      <w:pPr>
        <w:rPr>
          <w:lang w:val="ru-RU"/>
        </w:rPr>
      </w:pPr>
      <w:r>
        <w:rPr>
          <w:lang w:val="ru-RU"/>
        </w:rPr>
        <w:t>От ОД поступает анкета, в которой расписана информация о том, как предполагается отражать в СОФР сделки и операции в период длинных выходных и в праздничные дни. Информация приходит в виде таблицы с вопросами, в кото</w:t>
      </w:r>
      <w:r w:rsidR="008246C8">
        <w:rPr>
          <w:lang w:val="ru-RU"/>
        </w:rPr>
        <w:t>р</w:t>
      </w:r>
      <w:r>
        <w:rPr>
          <w:lang w:val="ru-RU"/>
        </w:rPr>
        <w:t>ой каждый столбец</w:t>
      </w:r>
      <w:r w:rsidR="00943110">
        <w:rPr>
          <w:lang w:val="ru-RU"/>
        </w:rPr>
        <w:t xml:space="preserve"> с ответами</w:t>
      </w:r>
      <w:r>
        <w:rPr>
          <w:lang w:val="ru-RU"/>
        </w:rPr>
        <w:t xml:space="preserve"> </w:t>
      </w:r>
      <w:r w:rsidR="00943110">
        <w:rPr>
          <w:lang w:val="ru-RU"/>
        </w:rPr>
        <w:t xml:space="preserve">отвечает за каждый день из периода выходных дней. </w:t>
      </w:r>
    </w:p>
    <w:p w:rsidR="00D814F7" w:rsidRDefault="00943110">
      <w:pPr>
        <w:rPr>
          <w:lang w:val="ru-RU"/>
        </w:rPr>
      </w:pPr>
      <w:r>
        <w:rPr>
          <w:lang w:val="ru-RU"/>
        </w:rPr>
        <w:t>На основании этой анкеты</w:t>
      </w:r>
      <w:r w:rsidR="00D814F7">
        <w:rPr>
          <w:lang w:val="ru-RU"/>
        </w:rPr>
        <w:t xml:space="preserve">, а также по данным </w:t>
      </w:r>
      <w:r w:rsidR="00092FFF">
        <w:rPr>
          <w:lang w:val="ru-RU"/>
        </w:rPr>
        <w:t xml:space="preserve">от ДРРК и информации </w:t>
      </w:r>
      <w:r w:rsidR="00D814F7">
        <w:rPr>
          <w:lang w:val="ru-RU"/>
        </w:rPr>
        <w:t>с сайта биржи проводится настройка параметров календарей СОФР.</w:t>
      </w:r>
    </w:p>
    <w:p w:rsidR="007C3040" w:rsidRDefault="00D814F7" w:rsidP="00377B60">
      <w:pPr>
        <w:pStyle w:val="1"/>
        <w:rPr>
          <w:lang w:val="ru-RU"/>
        </w:rPr>
      </w:pPr>
      <w:bookmarkStart w:id="181" w:name="_Toc202546572"/>
      <w:r>
        <w:rPr>
          <w:lang w:val="ru-RU"/>
        </w:rPr>
        <w:t>Общий принцип настройки</w:t>
      </w:r>
      <w:r w:rsidR="007C3040">
        <w:rPr>
          <w:lang w:val="ru-RU"/>
        </w:rPr>
        <w:t xml:space="preserve"> дн</w:t>
      </w:r>
      <w:r w:rsidR="0060294D">
        <w:rPr>
          <w:lang w:val="ru-RU"/>
        </w:rPr>
        <w:t>ей</w:t>
      </w:r>
      <w:r w:rsidR="007C3040">
        <w:rPr>
          <w:lang w:val="ru-RU"/>
        </w:rPr>
        <w:t xml:space="preserve"> в календар</w:t>
      </w:r>
      <w:r w:rsidR="0060294D">
        <w:rPr>
          <w:lang w:val="ru-RU"/>
        </w:rPr>
        <w:t>ях</w:t>
      </w:r>
      <w:bookmarkEnd w:id="181"/>
    </w:p>
    <w:p w:rsidR="007C3040" w:rsidRPr="007C3040" w:rsidRDefault="007C3040" w:rsidP="007C3040">
      <w:pPr>
        <w:rPr>
          <w:lang w:val="ru-RU"/>
        </w:rPr>
      </w:pPr>
      <w:r w:rsidRPr="007C3040">
        <w:rPr>
          <w:lang w:val="ru-RU"/>
        </w:rPr>
        <w:t xml:space="preserve">Любой день в календарях имеет два признака, характеризующие возможности работы в нем – это вид обслуживания и признак наличия баланса. Для подсистем, входящих в </w:t>
      </w:r>
      <w:r>
        <w:rPr>
          <w:lang w:val="ru-RU"/>
        </w:rPr>
        <w:t>СОФР</w:t>
      </w:r>
      <w:r w:rsidRPr="007C3040">
        <w:rPr>
          <w:lang w:val="ru-RU"/>
        </w:rPr>
        <w:t>, используются перечисленные ниже значения этих признаков:</w:t>
      </w:r>
    </w:p>
    <w:p w:rsidR="007C3040" w:rsidRPr="007C3040" w:rsidRDefault="007C3040" w:rsidP="007C3040">
      <w:pPr>
        <w:pStyle w:val="a6"/>
        <w:numPr>
          <w:ilvl w:val="0"/>
          <w:numId w:val="3"/>
        </w:numPr>
        <w:rPr>
          <w:lang w:val="ru-RU"/>
        </w:rPr>
      </w:pPr>
      <w:r w:rsidRPr="007C3040">
        <w:rPr>
          <w:lang w:val="ru-RU"/>
        </w:rPr>
        <w:t>Вид обслуживания</w:t>
      </w:r>
      <w:r>
        <w:rPr>
          <w:lang w:val="ru-RU"/>
        </w:rPr>
        <w:t xml:space="preserve"> – выбирается в ячейке с датой по клавише </w:t>
      </w:r>
      <w:r>
        <w:t>F</w:t>
      </w:r>
      <w:r w:rsidRPr="007C3040">
        <w:rPr>
          <w:lang w:val="ru-RU"/>
        </w:rPr>
        <w:t>3:</w:t>
      </w:r>
    </w:p>
    <w:p w:rsidR="007C3040" w:rsidRPr="00F36D7C" w:rsidRDefault="007C3040" w:rsidP="007C3040">
      <w:pPr>
        <w:pStyle w:val="a6"/>
        <w:numPr>
          <w:ilvl w:val="0"/>
          <w:numId w:val="5"/>
        </w:numPr>
        <w:ind w:left="1080"/>
        <w:rPr>
          <w:lang w:val="ru-RU"/>
        </w:rPr>
      </w:pPr>
      <w:r w:rsidRPr="00F36D7C">
        <w:rPr>
          <w:lang w:val="ru-RU"/>
        </w:rPr>
        <w:t xml:space="preserve">Б = банковское (полное обслуживание, рабочий день банка). </w:t>
      </w:r>
    </w:p>
    <w:p w:rsidR="007C3040" w:rsidRPr="00F36D7C" w:rsidRDefault="007C3040" w:rsidP="007C3040">
      <w:pPr>
        <w:pStyle w:val="a6"/>
        <w:ind w:left="1080"/>
        <w:rPr>
          <w:lang w:val="ru-RU"/>
        </w:rPr>
      </w:pPr>
      <w:r w:rsidRPr="00F36D7C">
        <w:rPr>
          <w:lang w:val="ru-RU"/>
        </w:rPr>
        <w:t xml:space="preserve">В дне с таким видом обслуживания разрешены все действия и события. </w:t>
      </w:r>
    </w:p>
    <w:p w:rsidR="007C3040" w:rsidRPr="007C3040" w:rsidRDefault="007C3040" w:rsidP="007C3040">
      <w:pPr>
        <w:pStyle w:val="a6"/>
        <w:numPr>
          <w:ilvl w:val="0"/>
          <w:numId w:val="5"/>
        </w:numPr>
        <w:ind w:left="1080"/>
        <w:rPr>
          <w:lang w:val="ru-RU"/>
        </w:rPr>
      </w:pPr>
      <w:r w:rsidRPr="007C3040">
        <w:rPr>
          <w:lang w:val="ru-RU"/>
        </w:rPr>
        <w:t>Не установлено = нет обслуживания клиентов.</w:t>
      </w:r>
    </w:p>
    <w:p w:rsidR="007C3040" w:rsidRPr="007C3040" w:rsidRDefault="007C3040" w:rsidP="007C3040">
      <w:pPr>
        <w:pStyle w:val="a6"/>
        <w:ind w:left="1080"/>
        <w:rPr>
          <w:lang w:val="ru-RU"/>
        </w:rPr>
      </w:pPr>
      <w:r w:rsidRPr="007C3040">
        <w:rPr>
          <w:lang w:val="ru-RU"/>
        </w:rPr>
        <w:lastRenderedPageBreak/>
        <w:t xml:space="preserve">В дне с таким видом обслуживания </w:t>
      </w:r>
      <w:r>
        <w:rPr>
          <w:lang w:val="ru-RU"/>
        </w:rPr>
        <w:t>не выполняются действия, обусловленные данным календарем.</w:t>
      </w:r>
      <w:r w:rsidRPr="007C3040">
        <w:rPr>
          <w:lang w:val="ru-RU"/>
        </w:rPr>
        <w:t xml:space="preserve"> </w:t>
      </w:r>
      <w:r>
        <w:rPr>
          <w:lang w:val="ru-RU"/>
        </w:rPr>
        <w:t>Д</w:t>
      </w:r>
      <w:r w:rsidRPr="007C3040">
        <w:rPr>
          <w:lang w:val="ru-RU"/>
        </w:rPr>
        <w:t>ействия и события при попадании на такой день переносятся на ближайший день с видом «банковское обслуживание».</w:t>
      </w:r>
    </w:p>
    <w:p w:rsidR="007C3040" w:rsidRPr="007C3040" w:rsidRDefault="007C3040" w:rsidP="007C3040">
      <w:pPr>
        <w:pStyle w:val="a6"/>
        <w:numPr>
          <w:ilvl w:val="0"/>
          <w:numId w:val="3"/>
        </w:numPr>
        <w:rPr>
          <w:lang w:val="ru-RU"/>
        </w:rPr>
      </w:pPr>
      <w:r w:rsidRPr="007C3040">
        <w:rPr>
          <w:lang w:val="ru-RU"/>
        </w:rPr>
        <w:t>Признак наличия (формирования) баланса</w:t>
      </w:r>
      <w:r>
        <w:rPr>
          <w:lang w:val="ru-RU"/>
        </w:rPr>
        <w:t xml:space="preserve"> выбирается в ячейке с датой по клавише </w:t>
      </w:r>
      <w:r>
        <w:t>Space</w:t>
      </w:r>
      <w:r w:rsidRPr="007C3040">
        <w:rPr>
          <w:lang w:val="ru-RU"/>
        </w:rPr>
        <w:t>:</w:t>
      </w:r>
    </w:p>
    <w:p w:rsidR="007C3040" w:rsidRPr="00D05283" w:rsidRDefault="007C3040" w:rsidP="007C3040">
      <w:pPr>
        <w:pStyle w:val="a6"/>
        <w:numPr>
          <w:ilvl w:val="0"/>
          <w:numId w:val="5"/>
        </w:numPr>
        <w:ind w:left="1080"/>
        <w:rPr>
          <w:lang w:val="ru-RU"/>
        </w:rPr>
      </w:pPr>
      <w:r w:rsidRPr="00D05283">
        <w:rPr>
          <w:lang w:val="ru-RU"/>
        </w:rPr>
        <w:t xml:space="preserve">Есть баланс </w:t>
      </w:r>
      <w:r w:rsidR="00D70C8B">
        <w:rPr>
          <w:lang w:val="ru-RU"/>
        </w:rPr>
        <w:t xml:space="preserve">(ячейка с датой белого цвета) </w:t>
      </w:r>
      <w:r w:rsidRPr="00D05283">
        <w:rPr>
          <w:lang w:val="ru-RU"/>
        </w:rPr>
        <w:t>- в дату формируется баланс, т.е. проводка</w:t>
      </w:r>
      <w:r w:rsidR="00BD19DF">
        <w:rPr>
          <w:lang w:val="ru-RU"/>
        </w:rPr>
        <w:t xml:space="preserve"> </w:t>
      </w:r>
      <w:r w:rsidRPr="00D05283">
        <w:rPr>
          <w:lang w:val="ru-RU"/>
        </w:rPr>
        <w:t xml:space="preserve">формируется днем проведения операции. </w:t>
      </w:r>
    </w:p>
    <w:p w:rsidR="007C3040" w:rsidRDefault="007C3040" w:rsidP="007C3040">
      <w:pPr>
        <w:pStyle w:val="a6"/>
        <w:numPr>
          <w:ilvl w:val="0"/>
          <w:numId w:val="5"/>
        </w:numPr>
        <w:ind w:left="1080"/>
        <w:rPr>
          <w:lang w:val="ru-RU"/>
        </w:rPr>
      </w:pPr>
      <w:r w:rsidRPr="00D70C8B">
        <w:rPr>
          <w:lang w:val="ru-RU"/>
        </w:rPr>
        <w:t xml:space="preserve">Нет баланса </w:t>
      </w:r>
      <w:r w:rsidR="00D70C8B">
        <w:rPr>
          <w:lang w:val="ru-RU"/>
        </w:rPr>
        <w:t>(ячейка с датой розового цвета)</w:t>
      </w:r>
      <w:r w:rsidRPr="00D70C8B">
        <w:rPr>
          <w:lang w:val="ru-RU"/>
        </w:rPr>
        <w:t xml:space="preserve">- в дату не формируется баланс, т.е. </w:t>
      </w:r>
      <w:r w:rsidR="00D70C8B">
        <w:rPr>
          <w:lang w:val="ru-RU"/>
        </w:rPr>
        <w:t xml:space="preserve">проводка </w:t>
      </w:r>
      <w:r w:rsidRPr="00D70C8B">
        <w:rPr>
          <w:lang w:val="ru-RU"/>
        </w:rPr>
        <w:t xml:space="preserve">в дату операции не </w:t>
      </w:r>
      <w:r w:rsidR="00D70C8B">
        <w:rPr>
          <w:lang w:val="ru-RU"/>
        </w:rPr>
        <w:t>формируется</w:t>
      </w:r>
      <w:r w:rsidRPr="00D70C8B">
        <w:rPr>
          <w:lang w:val="ru-RU"/>
        </w:rPr>
        <w:t xml:space="preserve">, а </w:t>
      </w:r>
      <w:r w:rsidR="00D70C8B">
        <w:rPr>
          <w:lang w:val="ru-RU"/>
        </w:rPr>
        <w:t xml:space="preserve">формируется в ближайшем </w:t>
      </w:r>
      <w:r w:rsidRPr="00D70C8B">
        <w:rPr>
          <w:lang w:val="ru-RU"/>
        </w:rPr>
        <w:t xml:space="preserve">следующим дне с признаком «Есть баланс».   </w:t>
      </w:r>
    </w:p>
    <w:p w:rsidR="00302F10" w:rsidRDefault="00302F10" w:rsidP="00302F10">
      <w:pPr>
        <w:pStyle w:val="1"/>
        <w:rPr>
          <w:lang w:val="ru-RU"/>
        </w:rPr>
      </w:pPr>
      <w:bookmarkStart w:id="182" w:name="_Toc202546573"/>
      <w:r>
        <w:rPr>
          <w:lang w:val="ru-RU"/>
        </w:rPr>
        <w:t>Настройка календарей на очередной год</w:t>
      </w:r>
      <w:bookmarkEnd w:id="182"/>
    </w:p>
    <w:p w:rsidR="00A40D9B" w:rsidRPr="00302F10" w:rsidRDefault="00302F10" w:rsidP="00A40D9B">
      <w:pPr>
        <w:rPr>
          <w:lang w:val="ru-RU"/>
        </w:rPr>
      </w:pPr>
      <w:r>
        <w:rPr>
          <w:lang w:val="ru-RU"/>
        </w:rPr>
        <w:t xml:space="preserve">При перелистывании на первый месяц нового года любой календарь автоматически генерируется на весь год, при этом настройки дат наследуются из предыдущего года. Т.к. некоторые праздники могут сдвинуться по дням недели, </w:t>
      </w:r>
      <w:r w:rsidR="00A40D9B">
        <w:rPr>
          <w:lang w:val="ru-RU"/>
        </w:rPr>
        <w:t>накануне начала очередного года нужно актуализировать настройки в следующих календарях:</w:t>
      </w:r>
    </w:p>
    <w:p w:rsidR="00A40D9B" w:rsidRPr="00F36D7C" w:rsidRDefault="00A40D9B" w:rsidP="00A40D9B">
      <w:pPr>
        <w:pStyle w:val="a6"/>
        <w:numPr>
          <w:ilvl w:val="0"/>
          <w:numId w:val="10"/>
        </w:numPr>
        <w:rPr>
          <w:lang w:val="ru-RU"/>
        </w:rPr>
      </w:pPr>
      <w:r>
        <w:rPr>
          <w:lang w:val="ru-RU"/>
        </w:rPr>
        <w:t xml:space="preserve">0 - </w:t>
      </w:r>
      <w:r w:rsidRPr="00F36D7C">
        <w:rPr>
          <w:lang w:val="ru-RU"/>
        </w:rPr>
        <w:t>Общесистемный календарь.</w:t>
      </w:r>
      <w:r>
        <w:rPr>
          <w:lang w:val="ru-RU"/>
        </w:rPr>
        <w:t xml:space="preserve"> </w:t>
      </w:r>
      <w:r w:rsidRPr="00F36D7C">
        <w:rPr>
          <w:lang w:val="ru-RU"/>
        </w:rPr>
        <w:t xml:space="preserve">Настраивается в Главной книге в меню «Справочники \ Общие \ Календарь \ </w:t>
      </w:r>
      <w:r>
        <w:rPr>
          <w:lang w:val="ru-RU"/>
        </w:rPr>
        <w:t xml:space="preserve">Настройка системного </w:t>
      </w:r>
      <w:r w:rsidRPr="00F36D7C">
        <w:rPr>
          <w:lang w:val="ru-RU"/>
        </w:rPr>
        <w:t>календар</w:t>
      </w:r>
      <w:r>
        <w:rPr>
          <w:lang w:val="ru-RU"/>
        </w:rPr>
        <w:t>я</w:t>
      </w:r>
      <w:r w:rsidRPr="00F36D7C">
        <w:rPr>
          <w:lang w:val="ru-RU"/>
        </w:rPr>
        <w:t>».</w:t>
      </w:r>
    </w:p>
    <w:p w:rsidR="00A40D9B" w:rsidRDefault="00A40D9B" w:rsidP="00A40D9B">
      <w:pPr>
        <w:pStyle w:val="a6"/>
        <w:numPr>
          <w:ilvl w:val="0"/>
          <w:numId w:val="10"/>
        </w:numPr>
        <w:rPr>
          <w:lang w:val="ru-RU"/>
        </w:rPr>
      </w:pPr>
      <w:r>
        <w:rPr>
          <w:lang w:val="ru-RU"/>
        </w:rPr>
        <w:t xml:space="preserve">10003 - Календарь бухучета. </w:t>
      </w:r>
      <w:r w:rsidRPr="00F36D7C">
        <w:rPr>
          <w:lang w:val="ru-RU"/>
        </w:rPr>
        <w:t xml:space="preserve">Настраивается в Главной книге в меню «Справочники \ Общие \ Календарь \ </w:t>
      </w:r>
      <w:r>
        <w:rPr>
          <w:lang w:val="ru-RU"/>
        </w:rPr>
        <w:t xml:space="preserve">Настройка системного </w:t>
      </w:r>
      <w:r w:rsidRPr="00F36D7C">
        <w:rPr>
          <w:lang w:val="ru-RU"/>
        </w:rPr>
        <w:t>календар</w:t>
      </w:r>
      <w:r>
        <w:rPr>
          <w:lang w:val="ru-RU"/>
        </w:rPr>
        <w:t>я</w:t>
      </w:r>
      <w:r w:rsidRPr="00F36D7C">
        <w:rPr>
          <w:lang w:val="ru-RU"/>
        </w:rPr>
        <w:t>».</w:t>
      </w:r>
    </w:p>
    <w:p w:rsidR="00A40D9B" w:rsidRDefault="00A40D9B" w:rsidP="00A40D9B">
      <w:pPr>
        <w:pStyle w:val="a6"/>
        <w:numPr>
          <w:ilvl w:val="0"/>
          <w:numId w:val="10"/>
        </w:numPr>
        <w:rPr>
          <w:lang w:val="ru-RU"/>
        </w:rPr>
      </w:pPr>
      <w:r>
        <w:rPr>
          <w:lang w:val="ru-RU"/>
        </w:rPr>
        <w:t>Календари иностранных валют</w:t>
      </w:r>
      <w:r w:rsidRPr="00770127">
        <w:rPr>
          <w:lang w:val="ru-RU"/>
        </w:rPr>
        <w:t xml:space="preserve"> – </w:t>
      </w:r>
      <w:r>
        <w:rPr>
          <w:lang w:val="ru-RU"/>
        </w:rPr>
        <w:t>календари с номерами 100</w:t>
      </w:r>
      <w:r w:rsidRPr="00770127">
        <w:rPr>
          <w:lang w:val="ru-RU"/>
        </w:rPr>
        <w:t>&lt;</w:t>
      </w:r>
      <w:r>
        <w:rPr>
          <w:lang w:val="ru-RU"/>
        </w:rPr>
        <w:t>цифровой код валюты</w:t>
      </w:r>
      <w:r w:rsidRPr="00770127">
        <w:rPr>
          <w:lang w:val="ru-RU"/>
        </w:rPr>
        <w:t>&gt;</w:t>
      </w:r>
      <w:r>
        <w:rPr>
          <w:lang w:val="ru-RU"/>
        </w:rPr>
        <w:t xml:space="preserve">. </w:t>
      </w:r>
      <w:r w:rsidRPr="00F36D7C">
        <w:rPr>
          <w:lang w:val="ru-RU"/>
        </w:rPr>
        <w:t>Настраива</w:t>
      </w:r>
      <w:r>
        <w:rPr>
          <w:lang w:val="ru-RU"/>
        </w:rPr>
        <w:t>ю</w:t>
      </w:r>
      <w:r w:rsidRPr="00F36D7C">
        <w:rPr>
          <w:lang w:val="ru-RU"/>
        </w:rPr>
        <w:t>тся в Главной книге в меню «Справочники \ Общие \ Календарь \ Виды календарей».</w:t>
      </w:r>
    </w:p>
    <w:p w:rsidR="00A40D9B" w:rsidRDefault="00A40D9B" w:rsidP="00A40D9B">
      <w:pPr>
        <w:pStyle w:val="a6"/>
        <w:numPr>
          <w:ilvl w:val="0"/>
          <w:numId w:val="10"/>
        </w:numPr>
        <w:rPr>
          <w:lang w:val="ru-RU"/>
        </w:rPr>
      </w:pPr>
      <w:r>
        <w:rPr>
          <w:lang w:val="ru-RU"/>
        </w:rPr>
        <w:t xml:space="preserve">Календари, связанные с операциями и сделками СОФР. Настройка дней в них выполняется в таблице привязок календарей в Главной книге в меню «Справочники \ Общие \ Календарь \ </w:t>
      </w:r>
      <w:r w:rsidRPr="00611D96">
        <w:rPr>
          <w:lang w:val="ru-RU"/>
        </w:rPr>
        <w:t xml:space="preserve">Настроечная таблица календарей для модуля </w:t>
      </w:r>
      <w:r>
        <w:t>RS</w:t>
      </w:r>
      <w:r w:rsidRPr="00611D96">
        <w:rPr>
          <w:lang w:val="ru-RU"/>
        </w:rPr>
        <w:t>-</w:t>
      </w:r>
      <w:r>
        <w:t>Securities</w:t>
      </w:r>
      <w:r>
        <w:rPr>
          <w:lang w:val="ru-RU"/>
        </w:rPr>
        <w:t xml:space="preserve">», выбранный календарь открывается на редактирование по клавише </w:t>
      </w:r>
      <w:r>
        <w:t>Alt</w:t>
      </w:r>
      <w:r w:rsidRPr="00611D96">
        <w:rPr>
          <w:lang w:val="ru-RU"/>
        </w:rPr>
        <w:t>-</w:t>
      </w:r>
      <w:r>
        <w:rPr>
          <w:lang w:val="ru-RU"/>
        </w:rPr>
        <w:t>К. Настройке подлежат:</w:t>
      </w:r>
    </w:p>
    <w:p w:rsidR="00A40D9B" w:rsidRDefault="00A40D9B" w:rsidP="00A40D9B">
      <w:pPr>
        <w:pStyle w:val="a6"/>
        <w:numPr>
          <w:ilvl w:val="1"/>
          <w:numId w:val="10"/>
        </w:numPr>
        <w:rPr>
          <w:lang w:val="ru-RU"/>
        </w:rPr>
      </w:pPr>
      <w:r>
        <w:rPr>
          <w:lang w:val="ru-RU"/>
        </w:rPr>
        <w:t xml:space="preserve">Календари биржевых сделок – календари торговых и расчетных дней, связанные с конкретной биржей и биржевым рынком. </w:t>
      </w:r>
    </w:p>
    <w:p w:rsidR="00A40D9B" w:rsidRDefault="00A40D9B" w:rsidP="00A40D9B">
      <w:pPr>
        <w:pStyle w:val="a6"/>
        <w:numPr>
          <w:ilvl w:val="1"/>
          <w:numId w:val="10"/>
        </w:numPr>
        <w:rPr>
          <w:lang w:val="ru-RU"/>
        </w:rPr>
      </w:pPr>
      <w:r>
        <w:rPr>
          <w:lang w:val="ru-RU"/>
        </w:rPr>
        <w:t>Календари внебиржевых сделок.</w:t>
      </w:r>
    </w:p>
    <w:p w:rsidR="00A40D9B" w:rsidRDefault="00A40D9B" w:rsidP="00A40D9B">
      <w:pPr>
        <w:pStyle w:val="a6"/>
        <w:numPr>
          <w:ilvl w:val="1"/>
          <w:numId w:val="10"/>
        </w:numPr>
        <w:rPr>
          <w:lang w:val="ru-RU"/>
        </w:rPr>
      </w:pPr>
      <w:r>
        <w:rPr>
          <w:lang w:val="ru-RU"/>
        </w:rPr>
        <w:t>Календари дней без расчетов.</w:t>
      </w:r>
    </w:p>
    <w:p w:rsidR="00A40D9B" w:rsidRDefault="00A40D9B" w:rsidP="00A40D9B">
      <w:pPr>
        <w:pStyle w:val="a6"/>
        <w:numPr>
          <w:ilvl w:val="1"/>
          <w:numId w:val="10"/>
        </w:numPr>
        <w:rPr>
          <w:lang w:val="ru-RU"/>
        </w:rPr>
      </w:pPr>
      <w:r>
        <w:rPr>
          <w:lang w:val="ru-RU"/>
        </w:rPr>
        <w:t>Календари сервисных операций.</w:t>
      </w:r>
    </w:p>
    <w:p w:rsidR="00A40D9B" w:rsidRPr="00302F10" w:rsidRDefault="00302F10" w:rsidP="00302F10">
      <w:pPr>
        <w:rPr>
          <w:lang w:val="ru-RU"/>
        </w:rPr>
      </w:pPr>
      <w:r>
        <w:rPr>
          <w:lang w:val="ru-RU"/>
        </w:rPr>
        <w:t xml:space="preserve">Актуализация может быть сделана </w:t>
      </w:r>
      <w:r w:rsidR="00402E00">
        <w:rPr>
          <w:lang w:val="ru-RU"/>
        </w:rPr>
        <w:t xml:space="preserve">либо </w:t>
      </w:r>
      <w:r>
        <w:rPr>
          <w:lang w:val="ru-RU"/>
        </w:rPr>
        <w:t xml:space="preserve">вручную </w:t>
      </w:r>
      <w:r w:rsidR="00402E00">
        <w:rPr>
          <w:lang w:val="ru-RU"/>
        </w:rPr>
        <w:t xml:space="preserve">правкой дат </w:t>
      </w:r>
      <w:r>
        <w:rPr>
          <w:lang w:val="ru-RU"/>
        </w:rPr>
        <w:t>непосредственно в</w:t>
      </w:r>
      <w:r w:rsidR="00402E00">
        <w:rPr>
          <w:lang w:val="ru-RU"/>
        </w:rPr>
        <w:t xml:space="preserve"> конкретном</w:t>
      </w:r>
      <w:r>
        <w:rPr>
          <w:lang w:val="ru-RU"/>
        </w:rPr>
        <w:t xml:space="preserve"> календаре</w:t>
      </w:r>
      <w:r w:rsidR="00402E00">
        <w:rPr>
          <w:lang w:val="ru-RU"/>
        </w:rPr>
        <w:t>,</w:t>
      </w:r>
      <w:r>
        <w:rPr>
          <w:lang w:val="ru-RU"/>
        </w:rPr>
        <w:t xml:space="preserve"> либо </w:t>
      </w:r>
      <w:r w:rsidR="00402E00">
        <w:rPr>
          <w:lang w:val="ru-RU"/>
        </w:rPr>
        <w:t xml:space="preserve">путем загрузки файла </w:t>
      </w:r>
      <w:r w:rsidR="00402E00">
        <w:t>csv</w:t>
      </w:r>
      <w:r w:rsidR="00402E00">
        <w:rPr>
          <w:lang w:val="ru-RU"/>
        </w:rPr>
        <w:t>-формата с параметрами дат группы календарей на весь год.</w:t>
      </w:r>
    </w:p>
    <w:p w:rsidR="00F36D7C" w:rsidRDefault="00F36D7C" w:rsidP="00377B60">
      <w:pPr>
        <w:pStyle w:val="2"/>
        <w:rPr>
          <w:lang w:val="ru-RU"/>
        </w:rPr>
      </w:pPr>
      <w:bookmarkStart w:id="183" w:name="_Ref183422482"/>
      <w:bookmarkStart w:id="184" w:name="_Toc202546574"/>
      <w:r>
        <w:rPr>
          <w:lang w:val="ru-RU"/>
        </w:rPr>
        <w:t>Общесистемный календарь</w:t>
      </w:r>
      <w:bookmarkEnd w:id="183"/>
      <w:bookmarkEnd w:id="184"/>
    </w:p>
    <w:p w:rsidR="00770127" w:rsidRDefault="00F36D7C" w:rsidP="00377B60">
      <w:pPr>
        <w:rPr>
          <w:lang w:val="ru-RU"/>
        </w:rPr>
      </w:pPr>
      <w:r w:rsidRPr="00F36D7C">
        <w:rPr>
          <w:lang w:val="ru-RU"/>
        </w:rPr>
        <w:t xml:space="preserve">Настраивается в Главной книге в меню «Справочники \ Общие \ Календарь \ </w:t>
      </w:r>
      <w:r w:rsidR="00770127">
        <w:rPr>
          <w:lang w:val="ru-RU"/>
        </w:rPr>
        <w:t xml:space="preserve">Настройка системного </w:t>
      </w:r>
      <w:r w:rsidRPr="00F36D7C">
        <w:rPr>
          <w:lang w:val="ru-RU"/>
        </w:rPr>
        <w:t>календар</w:t>
      </w:r>
      <w:r w:rsidR="00770127">
        <w:rPr>
          <w:lang w:val="ru-RU"/>
        </w:rPr>
        <w:t>я</w:t>
      </w:r>
      <w:r w:rsidRPr="00F36D7C">
        <w:rPr>
          <w:lang w:val="ru-RU"/>
        </w:rPr>
        <w:t xml:space="preserve">». </w:t>
      </w:r>
    </w:p>
    <w:p w:rsidR="00F36D7C" w:rsidRPr="00F36D7C" w:rsidRDefault="00F36D7C" w:rsidP="00377B60">
      <w:pPr>
        <w:rPr>
          <w:lang w:val="ru-RU"/>
        </w:rPr>
      </w:pPr>
      <w:r w:rsidRPr="00F36D7C">
        <w:rPr>
          <w:lang w:val="ru-RU"/>
        </w:rPr>
        <w:t xml:space="preserve">В этом календаре должны </w:t>
      </w:r>
      <w:r w:rsidR="00092FFF">
        <w:rPr>
          <w:lang w:val="ru-RU"/>
        </w:rPr>
        <w:t xml:space="preserve">быть установлены </w:t>
      </w:r>
      <w:r w:rsidRPr="00F36D7C">
        <w:rPr>
          <w:lang w:val="ru-RU"/>
        </w:rPr>
        <w:t>параметры</w:t>
      </w:r>
      <w:r w:rsidR="00092FFF">
        <w:rPr>
          <w:lang w:val="ru-RU"/>
        </w:rPr>
        <w:t xml:space="preserve"> дней по правилу</w:t>
      </w:r>
      <w:r w:rsidRPr="00F36D7C">
        <w:rPr>
          <w:lang w:val="ru-RU"/>
        </w:rPr>
        <w:t>:</w:t>
      </w:r>
    </w:p>
    <w:p w:rsidR="00092FFF" w:rsidRDefault="00092FFF" w:rsidP="00377B60">
      <w:pPr>
        <w:pStyle w:val="a6"/>
        <w:numPr>
          <w:ilvl w:val="0"/>
          <w:numId w:val="12"/>
        </w:numPr>
        <w:rPr>
          <w:lang w:val="ru-RU"/>
        </w:rPr>
      </w:pPr>
      <w:r>
        <w:rPr>
          <w:lang w:val="ru-RU"/>
        </w:rPr>
        <w:t>Во всех днях календаря без исключения должен быть установлен признак «Баланс» (ячейка даты белого цвета).</w:t>
      </w:r>
    </w:p>
    <w:p w:rsidR="00F36D7C" w:rsidRDefault="00092FFF" w:rsidP="00377B60">
      <w:pPr>
        <w:pStyle w:val="a6"/>
        <w:numPr>
          <w:ilvl w:val="0"/>
          <w:numId w:val="12"/>
        </w:numPr>
        <w:rPr>
          <w:lang w:val="ru-RU"/>
        </w:rPr>
      </w:pPr>
      <w:r>
        <w:rPr>
          <w:lang w:val="ru-RU"/>
        </w:rPr>
        <w:t>Р</w:t>
      </w:r>
      <w:r w:rsidR="00F36D7C" w:rsidRPr="00FF15F9">
        <w:rPr>
          <w:lang w:val="ru-RU"/>
        </w:rPr>
        <w:t xml:space="preserve">абочие дни по официальному календарю РФ </w:t>
      </w:r>
      <w:r w:rsidR="00F36D7C">
        <w:rPr>
          <w:lang w:val="ru-RU"/>
        </w:rPr>
        <w:t>будут иметь вид обслуживания «Б»</w:t>
      </w:r>
      <w:r>
        <w:rPr>
          <w:lang w:val="ru-RU"/>
        </w:rPr>
        <w:t>.</w:t>
      </w:r>
    </w:p>
    <w:p w:rsidR="00F36D7C" w:rsidRDefault="00092FFF" w:rsidP="00377B60">
      <w:pPr>
        <w:pStyle w:val="a6"/>
        <w:numPr>
          <w:ilvl w:val="0"/>
          <w:numId w:val="12"/>
        </w:numPr>
        <w:rPr>
          <w:lang w:val="ru-RU"/>
        </w:rPr>
      </w:pPr>
      <w:r>
        <w:rPr>
          <w:lang w:val="ru-RU"/>
        </w:rPr>
        <w:t>В</w:t>
      </w:r>
      <w:r w:rsidR="00F36D7C">
        <w:rPr>
          <w:lang w:val="ru-RU"/>
        </w:rPr>
        <w:t>о всех официальных выходных днях, в которых на бирже проводятся торги и/или расчеты по сделкам будут иметь вид обслуживания  «Б»</w:t>
      </w:r>
      <w:r>
        <w:rPr>
          <w:lang w:val="ru-RU"/>
        </w:rPr>
        <w:t>.</w:t>
      </w:r>
    </w:p>
    <w:p w:rsidR="00F36D7C" w:rsidRDefault="00092FFF" w:rsidP="00377B60">
      <w:pPr>
        <w:pStyle w:val="a6"/>
        <w:numPr>
          <w:ilvl w:val="0"/>
          <w:numId w:val="12"/>
        </w:numPr>
        <w:rPr>
          <w:lang w:val="ru-RU"/>
        </w:rPr>
      </w:pPr>
      <w:r>
        <w:rPr>
          <w:lang w:val="ru-RU"/>
        </w:rPr>
        <w:t>В</w:t>
      </w:r>
      <w:r w:rsidR="00F36D7C">
        <w:rPr>
          <w:lang w:val="ru-RU"/>
        </w:rPr>
        <w:t>о всех нерабочих субботах и воскресеньях  вид обслуживания = «нет обслуживания»</w:t>
      </w:r>
      <w:r>
        <w:rPr>
          <w:lang w:val="ru-RU"/>
        </w:rPr>
        <w:t>.</w:t>
      </w:r>
    </w:p>
    <w:p w:rsidR="00F36D7C" w:rsidRDefault="00092FFF" w:rsidP="00377B60">
      <w:pPr>
        <w:pStyle w:val="a6"/>
        <w:numPr>
          <w:ilvl w:val="0"/>
          <w:numId w:val="12"/>
        </w:numPr>
        <w:rPr>
          <w:lang w:val="ru-RU"/>
        </w:rPr>
      </w:pPr>
      <w:r>
        <w:rPr>
          <w:lang w:val="ru-RU"/>
        </w:rPr>
        <w:t>В</w:t>
      </w:r>
      <w:r w:rsidR="00F36D7C">
        <w:rPr>
          <w:lang w:val="ru-RU"/>
        </w:rPr>
        <w:t xml:space="preserve">о всех официальных </w:t>
      </w:r>
      <w:r>
        <w:rPr>
          <w:lang w:val="ru-RU"/>
        </w:rPr>
        <w:t xml:space="preserve">праздничных </w:t>
      </w:r>
      <w:r w:rsidR="00F36D7C">
        <w:rPr>
          <w:lang w:val="ru-RU"/>
        </w:rPr>
        <w:t>днях, в которых торги на бирже не проводятся, вид обслуживания = «нет обслуживания».</w:t>
      </w:r>
    </w:p>
    <w:p w:rsidR="00770127" w:rsidRPr="00092FFF" w:rsidRDefault="00770127" w:rsidP="00770127">
      <w:pPr>
        <w:pStyle w:val="2"/>
        <w:rPr>
          <w:lang w:val="ru-RU"/>
        </w:rPr>
      </w:pPr>
      <w:bookmarkStart w:id="185" w:name="_Toc101977715"/>
      <w:bookmarkStart w:id="186" w:name="_Toc202546575"/>
      <w:r w:rsidRPr="00092FFF">
        <w:rPr>
          <w:lang w:val="ru-RU"/>
        </w:rPr>
        <w:lastRenderedPageBreak/>
        <w:t>Календари для валют</w:t>
      </w:r>
      <w:bookmarkEnd w:id="185"/>
      <w:bookmarkEnd w:id="186"/>
    </w:p>
    <w:p w:rsidR="00770127" w:rsidRPr="00092FFF" w:rsidRDefault="00770127" w:rsidP="00770127">
      <w:pPr>
        <w:rPr>
          <w:lang w:val="ru-RU"/>
        </w:rPr>
      </w:pPr>
      <w:r w:rsidRPr="00092FFF">
        <w:rPr>
          <w:lang w:val="ru-RU"/>
        </w:rPr>
        <w:t>Для каждой валюты, которая участвует в расчетах по сделкам, создается и настраивается отдельный календарь</w:t>
      </w:r>
      <w:r>
        <w:rPr>
          <w:lang w:val="ru-RU"/>
        </w:rPr>
        <w:t xml:space="preserve"> </w:t>
      </w:r>
      <w:r w:rsidRPr="00F36D7C">
        <w:rPr>
          <w:lang w:val="ru-RU"/>
        </w:rPr>
        <w:t>в Главной книге в меню «Справочники \ Общие \ Календарь \ Виды календарей». В этом календаре</w:t>
      </w:r>
      <w:r w:rsidRPr="00092FFF">
        <w:rPr>
          <w:lang w:val="ru-RU"/>
        </w:rPr>
        <w:t>:</w:t>
      </w:r>
    </w:p>
    <w:p w:rsidR="00770127" w:rsidRPr="00092FFF" w:rsidRDefault="00770127" w:rsidP="00770127">
      <w:pPr>
        <w:pStyle w:val="a6"/>
        <w:numPr>
          <w:ilvl w:val="0"/>
          <w:numId w:val="15"/>
        </w:numPr>
        <w:rPr>
          <w:lang w:val="ru-RU"/>
        </w:rPr>
      </w:pPr>
      <w:r w:rsidRPr="00092FFF">
        <w:rPr>
          <w:lang w:val="ru-RU"/>
        </w:rPr>
        <w:t xml:space="preserve">рабочие дни в стране-эмитенте валюты </w:t>
      </w:r>
      <w:r>
        <w:rPr>
          <w:lang w:val="ru-RU"/>
        </w:rPr>
        <w:t>должны</w:t>
      </w:r>
      <w:r w:rsidRPr="00092FFF">
        <w:rPr>
          <w:lang w:val="ru-RU"/>
        </w:rPr>
        <w:t xml:space="preserve"> иметь вид обслуживания «Банковское» и признак «Есть баланс»,</w:t>
      </w:r>
    </w:p>
    <w:p w:rsidR="00770127" w:rsidRPr="00092FFF" w:rsidRDefault="00770127" w:rsidP="00770127">
      <w:pPr>
        <w:pStyle w:val="a6"/>
        <w:numPr>
          <w:ilvl w:val="0"/>
          <w:numId w:val="15"/>
        </w:numPr>
        <w:rPr>
          <w:lang w:val="ru-RU"/>
        </w:rPr>
      </w:pPr>
      <w:r w:rsidRPr="00092FFF">
        <w:rPr>
          <w:lang w:val="ru-RU"/>
        </w:rPr>
        <w:t xml:space="preserve">выходные и праздничные дни страны-эмитента </w:t>
      </w:r>
      <w:r>
        <w:rPr>
          <w:lang w:val="ru-RU"/>
        </w:rPr>
        <w:t>должны</w:t>
      </w:r>
      <w:r w:rsidRPr="00092FFF">
        <w:rPr>
          <w:lang w:val="ru-RU"/>
        </w:rPr>
        <w:t xml:space="preserve"> иметь вид обслуживания «Нет обслуживания» и признак «Нет баланса».</w:t>
      </w:r>
    </w:p>
    <w:p w:rsidR="00770127" w:rsidRDefault="00770127" w:rsidP="00770127">
      <w:pPr>
        <w:rPr>
          <w:lang w:val="ru-RU"/>
        </w:rPr>
      </w:pPr>
      <w:r>
        <w:rPr>
          <w:lang w:val="ru-RU"/>
        </w:rPr>
        <w:t>Для календарей валют, используемых в СОФР в настоящее время, уже созданы соответствующие календари с номерами формата 1000</w:t>
      </w:r>
      <w:r w:rsidRPr="00092FFF">
        <w:rPr>
          <w:lang w:val="ru-RU"/>
        </w:rPr>
        <w:t>&lt;</w:t>
      </w:r>
      <w:r>
        <w:rPr>
          <w:lang w:val="ru-RU"/>
        </w:rPr>
        <w:t>цифровой код валюты</w:t>
      </w:r>
      <w:r w:rsidRPr="00092FFF">
        <w:rPr>
          <w:lang w:val="ru-RU"/>
        </w:rPr>
        <w:t>&gt;</w:t>
      </w:r>
      <w:r>
        <w:rPr>
          <w:lang w:val="ru-RU"/>
        </w:rPr>
        <w:t xml:space="preserve">, и в списке привязок </w:t>
      </w:r>
      <w:r w:rsidRPr="00092FFF">
        <w:rPr>
          <w:lang w:val="ru-RU"/>
        </w:rPr>
        <w:t xml:space="preserve">в Главной книге </w:t>
      </w:r>
      <w:r>
        <w:rPr>
          <w:lang w:val="ru-RU"/>
        </w:rPr>
        <w:t xml:space="preserve">в меню </w:t>
      </w:r>
      <w:r w:rsidRPr="00F36D7C">
        <w:rPr>
          <w:lang w:val="ru-RU"/>
        </w:rPr>
        <w:t xml:space="preserve">«Справочники \ Общие \ Календарь \ </w:t>
      </w:r>
      <w:r>
        <w:rPr>
          <w:lang w:val="ru-RU"/>
        </w:rPr>
        <w:t>Привязка календарей</w:t>
      </w:r>
      <w:r w:rsidRPr="00F36D7C">
        <w:rPr>
          <w:lang w:val="ru-RU"/>
        </w:rPr>
        <w:t xml:space="preserve">» </w:t>
      </w:r>
      <w:r>
        <w:rPr>
          <w:lang w:val="ru-RU"/>
        </w:rPr>
        <w:t xml:space="preserve">для них </w:t>
      </w:r>
      <w:r w:rsidRPr="00092FFF">
        <w:rPr>
          <w:lang w:val="ru-RU"/>
        </w:rPr>
        <w:t>созда</w:t>
      </w:r>
      <w:r>
        <w:rPr>
          <w:lang w:val="ru-RU"/>
        </w:rPr>
        <w:t xml:space="preserve">ны записи о </w:t>
      </w:r>
      <w:r w:rsidRPr="00092FFF">
        <w:rPr>
          <w:lang w:val="ru-RU"/>
        </w:rPr>
        <w:t>связ</w:t>
      </w:r>
      <w:r>
        <w:rPr>
          <w:lang w:val="ru-RU"/>
        </w:rPr>
        <w:t>и</w:t>
      </w:r>
      <w:r w:rsidRPr="00092FFF">
        <w:rPr>
          <w:lang w:val="ru-RU"/>
        </w:rPr>
        <w:t xml:space="preserve"> «валюта – календарь валюты».</w:t>
      </w:r>
      <w:r>
        <w:rPr>
          <w:lang w:val="ru-RU"/>
        </w:rPr>
        <w:t xml:space="preserve"> </w:t>
      </w:r>
    </w:p>
    <w:p w:rsidR="00770127" w:rsidRPr="00092FFF" w:rsidRDefault="00770127" w:rsidP="00770127">
      <w:pPr>
        <w:rPr>
          <w:lang w:val="ru-RU"/>
        </w:rPr>
      </w:pPr>
      <w:r>
        <w:rPr>
          <w:lang w:val="ru-RU"/>
        </w:rPr>
        <w:t xml:space="preserve">Если появляется новая валюта, с которой совершаются операции в СОФР, для нее нужно создать новый календарь и добавить для него привязку в список привязок. </w:t>
      </w:r>
    </w:p>
    <w:p w:rsidR="00F36D7C" w:rsidRDefault="00F36D7C" w:rsidP="00377B60">
      <w:pPr>
        <w:pStyle w:val="2"/>
        <w:rPr>
          <w:lang w:val="ru-RU"/>
        </w:rPr>
      </w:pPr>
      <w:bookmarkStart w:id="187" w:name="_Toc202546576"/>
      <w:r>
        <w:rPr>
          <w:lang w:val="ru-RU"/>
        </w:rPr>
        <w:t>Календарь бухучета</w:t>
      </w:r>
      <w:bookmarkEnd w:id="187"/>
    </w:p>
    <w:p w:rsidR="00F36D7C" w:rsidRPr="00F36D7C" w:rsidRDefault="00402E00" w:rsidP="00377B60">
      <w:pPr>
        <w:rPr>
          <w:lang w:val="ru-RU"/>
        </w:rPr>
      </w:pPr>
      <w:r>
        <w:rPr>
          <w:lang w:val="ru-RU"/>
        </w:rPr>
        <w:t>В к</w:t>
      </w:r>
      <w:r w:rsidR="00F36D7C">
        <w:rPr>
          <w:lang w:val="ru-RU"/>
        </w:rPr>
        <w:t>алендар</w:t>
      </w:r>
      <w:r>
        <w:rPr>
          <w:lang w:val="ru-RU"/>
        </w:rPr>
        <w:t>е</w:t>
      </w:r>
      <w:r w:rsidR="00F36D7C">
        <w:rPr>
          <w:lang w:val="ru-RU"/>
        </w:rPr>
        <w:t xml:space="preserve"> бухучета </w:t>
      </w:r>
      <w:r w:rsidR="00F36D7C" w:rsidRPr="00F36D7C">
        <w:rPr>
          <w:lang w:val="ru-RU"/>
        </w:rPr>
        <w:t>дни настраиваются следующим образом:</w:t>
      </w:r>
    </w:p>
    <w:p w:rsidR="00F36D7C" w:rsidRPr="00FF15F9" w:rsidRDefault="00F36D7C" w:rsidP="00377B60">
      <w:pPr>
        <w:pStyle w:val="a6"/>
        <w:numPr>
          <w:ilvl w:val="1"/>
          <w:numId w:val="13"/>
        </w:numPr>
        <w:rPr>
          <w:lang w:val="ru-RU"/>
        </w:rPr>
      </w:pPr>
      <w:r w:rsidRPr="00FF15F9">
        <w:rPr>
          <w:lang w:val="ru-RU"/>
        </w:rPr>
        <w:t xml:space="preserve">рабочие дни по официальному календарю РФ </w:t>
      </w:r>
      <w:r w:rsidR="00092FFF">
        <w:rPr>
          <w:lang w:val="ru-RU"/>
        </w:rPr>
        <w:t>должны</w:t>
      </w:r>
      <w:r w:rsidRPr="00FF15F9">
        <w:rPr>
          <w:lang w:val="ru-RU"/>
        </w:rPr>
        <w:t xml:space="preserve"> иметь вид обслуживания «Б» и признак «Есть баланс»,</w:t>
      </w:r>
    </w:p>
    <w:p w:rsidR="00982CE5" w:rsidRDefault="00F36D7C" w:rsidP="00982CE5">
      <w:pPr>
        <w:pStyle w:val="a6"/>
        <w:numPr>
          <w:ilvl w:val="1"/>
          <w:numId w:val="13"/>
        </w:numPr>
        <w:rPr>
          <w:ins w:id="188" w:author="Федосеев Ярослав Олегович" w:date="2025-07-16T15:36:00Z"/>
          <w:lang w:val="ru-RU"/>
        </w:rPr>
      </w:pPr>
      <w:r w:rsidRPr="00FF15F9">
        <w:rPr>
          <w:lang w:val="ru-RU"/>
        </w:rPr>
        <w:t xml:space="preserve">субботы, воскресенья и праздничные дни по официальному календарю РФ </w:t>
      </w:r>
      <w:r w:rsidR="00092FFF">
        <w:rPr>
          <w:lang w:val="ru-RU"/>
        </w:rPr>
        <w:t>должны</w:t>
      </w:r>
      <w:r w:rsidRPr="00FF15F9">
        <w:rPr>
          <w:lang w:val="ru-RU"/>
        </w:rPr>
        <w:t xml:space="preserve"> иметь вид обслуживания «Нет обслуживания» и признак «Нет баланса».</w:t>
      </w:r>
    </w:p>
    <w:p w:rsidR="0025605D" w:rsidRDefault="0025605D" w:rsidP="0025605D">
      <w:pPr>
        <w:pStyle w:val="2"/>
        <w:rPr>
          <w:ins w:id="189" w:author="Федосеев Ярослав Олегович" w:date="2025-07-16T15:37:00Z"/>
          <w:lang w:val="ru-RU"/>
        </w:rPr>
      </w:pPr>
      <w:ins w:id="190" w:author="Федосеев Ярослав Олегович" w:date="2025-07-16T15:36:00Z">
        <w:r>
          <w:rPr>
            <w:lang w:val="ru-RU"/>
          </w:rPr>
          <w:t xml:space="preserve">Календарь </w:t>
        </w:r>
        <w:r>
          <w:rPr>
            <w:lang w:val="ru-RU"/>
          </w:rPr>
          <w:t xml:space="preserve">автоматических пополнений </w:t>
        </w:r>
      </w:ins>
      <w:ins w:id="191" w:author="Федосеев Ярослав Олегович" w:date="2025-07-16T15:37:00Z">
        <w:r>
          <w:rPr>
            <w:lang w:val="ru-RU"/>
          </w:rPr>
          <w:t>брокерского счета</w:t>
        </w:r>
      </w:ins>
    </w:p>
    <w:p w:rsidR="0025605D" w:rsidRDefault="0025605D" w:rsidP="0025605D">
      <w:pPr>
        <w:rPr>
          <w:ins w:id="192" w:author="Федосеев Ярослав Олегович" w:date="2025-07-16T16:07:00Z"/>
          <w:lang w:val="ru-RU"/>
        </w:rPr>
        <w:pPrChange w:id="193" w:author="Федосеев Ярослав Олегович" w:date="2025-07-16T15:37:00Z">
          <w:pPr>
            <w:pStyle w:val="2"/>
          </w:pPr>
        </w:pPrChange>
      </w:pPr>
      <w:ins w:id="194" w:author="Федосеев Ярослав Олегович" w:date="2025-07-16T15:38:00Z">
        <w:r>
          <w:rPr>
            <w:lang w:val="ru-RU"/>
          </w:rPr>
          <w:t>Поскольку</w:t>
        </w:r>
      </w:ins>
      <w:ins w:id="195" w:author="Федосеев Ярослав Олегович" w:date="2025-07-16T15:39:00Z">
        <w:r w:rsidR="0097576A">
          <w:rPr>
            <w:lang w:val="ru-RU"/>
          </w:rPr>
          <w:t xml:space="preserve"> </w:t>
        </w:r>
      </w:ins>
      <w:ins w:id="196" w:author="Федосеев Ярослав Олегович" w:date="2025-07-16T16:02:00Z">
        <w:r w:rsidR="0097576A">
          <w:rPr>
            <w:lang w:val="ru-RU"/>
          </w:rPr>
          <w:t>пополнения брокерского счета могут происходить только в торговые дни б</w:t>
        </w:r>
      </w:ins>
      <w:ins w:id="197" w:author="Федосеев Ярослав Олегович" w:date="2025-07-16T16:06:00Z">
        <w:r w:rsidR="0097576A">
          <w:rPr>
            <w:lang w:val="ru-RU"/>
          </w:rPr>
          <w:t>ирж, наполнение календаря</w:t>
        </w:r>
      </w:ins>
      <w:ins w:id="198" w:author="Федосеев Ярослав Олегович" w:date="2025-07-16T16:07:00Z">
        <w:r w:rsidR="0097576A">
          <w:rPr>
            <w:lang w:val="ru-RU"/>
          </w:rPr>
          <w:t xml:space="preserve"> определяется праздничными днями РФ и расписанием дней без торгов на Московской Бирже. Календарь настраивается следующим образом:</w:t>
        </w:r>
      </w:ins>
    </w:p>
    <w:p w:rsidR="0097576A" w:rsidRDefault="00C55430" w:rsidP="0097576A">
      <w:pPr>
        <w:pStyle w:val="a6"/>
        <w:numPr>
          <w:ilvl w:val="0"/>
          <w:numId w:val="27"/>
        </w:numPr>
        <w:rPr>
          <w:ins w:id="199" w:author="Федосеев Ярослав Олегович" w:date="2025-07-16T16:08:00Z"/>
          <w:lang w:val="ru-RU"/>
        </w:rPr>
      </w:pPr>
      <w:ins w:id="200" w:author="Федосеев Ярослав Олегович" w:date="2025-07-16T16:10:00Z">
        <w:r>
          <w:rPr>
            <w:lang w:val="ru-RU"/>
          </w:rPr>
          <w:t>В</w:t>
        </w:r>
      </w:ins>
      <w:ins w:id="201" w:author="Федосеев Ярослав Олегович" w:date="2025-07-16T16:07:00Z">
        <w:r w:rsidR="0097576A">
          <w:rPr>
            <w:lang w:val="ru-RU"/>
          </w:rPr>
          <w:t>се дни должны иметь признак «Есть баланс».</w:t>
        </w:r>
      </w:ins>
    </w:p>
    <w:p w:rsidR="0025605D" w:rsidRPr="00C55430" w:rsidRDefault="00C55430" w:rsidP="0025605D">
      <w:pPr>
        <w:pStyle w:val="a6"/>
        <w:numPr>
          <w:ilvl w:val="0"/>
          <w:numId w:val="27"/>
        </w:numPr>
        <w:rPr>
          <w:lang w:val="ru-RU"/>
          <w:rPrChange w:id="202" w:author="Федосеев Ярослав Олегович" w:date="2025-07-16T16:10:00Z">
            <w:rPr>
              <w:lang w:val="ru-RU"/>
            </w:rPr>
          </w:rPrChange>
        </w:rPr>
        <w:pPrChange w:id="203" w:author="Федосеев Ярослав Олегович" w:date="2025-07-16T15:36:00Z">
          <w:pPr>
            <w:pStyle w:val="a6"/>
            <w:numPr>
              <w:ilvl w:val="1"/>
              <w:numId w:val="13"/>
            </w:numPr>
            <w:ind w:left="1440" w:hanging="360"/>
          </w:pPr>
        </w:pPrChange>
      </w:pPr>
      <w:ins w:id="204" w:author="Федосеев Ярослав Олегович" w:date="2025-07-16T16:09:00Z">
        <w:r>
          <w:rPr>
            <w:lang w:val="ru-RU"/>
          </w:rPr>
          <w:t>Праздничные</w:t>
        </w:r>
      </w:ins>
      <w:ins w:id="205" w:author="Федосеев Ярослав Олегович" w:date="2025-07-16T16:08:00Z">
        <w:r>
          <w:rPr>
            <w:lang w:val="ru-RU"/>
          </w:rPr>
          <w:t xml:space="preserve"> дни</w:t>
        </w:r>
        <w:r w:rsidR="0097576A">
          <w:rPr>
            <w:lang w:val="ru-RU"/>
          </w:rPr>
          <w:t xml:space="preserve"> по официальному календарю РФ и </w:t>
        </w:r>
      </w:ins>
      <w:ins w:id="206" w:author="Федосеев Ярослав Олегович" w:date="2025-07-16T16:09:00Z">
        <w:r>
          <w:rPr>
            <w:lang w:val="ru-RU"/>
          </w:rPr>
          <w:t>дни без торгов на Московской Бирже должны иметь вид обслуживания «Нет обслуживания». Все остальные дни должны иметь вид обслуживания</w:t>
        </w:r>
      </w:ins>
      <w:ins w:id="207" w:author="Федосеев Ярослав Олегович" w:date="2025-07-16T16:10:00Z">
        <w:r>
          <w:rPr>
            <w:lang w:val="ru-RU"/>
          </w:rPr>
          <w:t xml:space="preserve"> «Банковское».</w:t>
        </w:r>
      </w:ins>
    </w:p>
    <w:p w:rsidR="000B3B7A" w:rsidRDefault="000B3B7A" w:rsidP="000B3B7A">
      <w:pPr>
        <w:pStyle w:val="2"/>
        <w:rPr>
          <w:lang w:val="ru-RU"/>
        </w:rPr>
      </w:pPr>
      <w:bookmarkStart w:id="208" w:name="_Toc202546577"/>
      <w:r>
        <w:rPr>
          <w:lang w:val="ru-RU"/>
        </w:rPr>
        <w:t>Подготовка файла для загрузки изменений настроек календарей в СОФР</w:t>
      </w:r>
      <w:bookmarkEnd w:id="208"/>
    </w:p>
    <w:p w:rsidR="000B3B7A" w:rsidRDefault="000B3B7A" w:rsidP="000B3B7A">
      <w:pPr>
        <w:rPr>
          <w:lang w:val="ru-RU"/>
        </w:rPr>
      </w:pPr>
      <w:r>
        <w:rPr>
          <w:lang w:val="ru-RU"/>
        </w:rPr>
        <w:t xml:space="preserve">Для настройки параметров календарей можно использовать не только ручную установку значений параметров дней, но и автоматическую загрузку файла с предварительно заполненными параметрами всех дней во всех календарях. </w:t>
      </w:r>
    </w:p>
    <w:p w:rsidR="000B3B7A" w:rsidRDefault="000B3B7A" w:rsidP="000B3B7A">
      <w:pPr>
        <w:rPr>
          <w:lang w:val="ru-RU"/>
        </w:rPr>
      </w:pPr>
      <w:r>
        <w:rPr>
          <w:lang w:val="ru-RU"/>
        </w:rPr>
        <w:t xml:space="preserve">К инструкции в Приложении прикреплен файл формата </w:t>
      </w:r>
      <w:r>
        <w:t>csv</w:t>
      </w:r>
      <w:r>
        <w:rPr>
          <w:lang w:val="ru-RU"/>
        </w:rPr>
        <w:t xml:space="preserve">, в котором содержатся настройки дат используемых в СОФР календарей на текущий год. В каждой ячейке, отвечающей за дату в конкретном календаре, проставлены признаки дня: </w:t>
      </w:r>
    </w:p>
    <w:p w:rsidR="000B3B7A" w:rsidRPr="00DF02CC" w:rsidRDefault="000B3B7A" w:rsidP="000B3B7A">
      <w:pPr>
        <w:pStyle w:val="a6"/>
        <w:numPr>
          <w:ilvl w:val="0"/>
          <w:numId w:val="20"/>
        </w:numPr>
        <w:rPr>
          <w:lang w:val="ru-RU"/>
        </w:rPr>
      </w:pPr>
      <w:r w:rsidRPr="00DF02CC">
        <w:rPr>
          <w:lang w:val="ru-RU"/>
        </w:rPr>
        <w:t>символ «Б» в датах, в которых в календаре установлен вид обслуживания «Банковское»,</w:t>
      </w:r>
    </w:p>
    <w:p w:rsidR="000B3B7A" w:rsidRPr="00DF02CC" w:rsidRDefault="000B3B7A" w:rsidP="000B3B7A">
      <w:pPr>
        <w:pStyle w:val="a6"/>
        <w:numPr>
          <w:ilvl w:val="0"/>
          <w:numId w:val="20"/>
        </w:numPr>
        <w:rPr>
          <w:lang w:val="ru-RU"/>
        </w:rPr>
      </w:pPr>
      <w:r w:rsidRPr="00DF02CC">
        <w:rPr>
          <w:lang w:val="ru-RU"/>
        </w:rPr>
        <w:t>символ «+» в датах, в которых в календаре установлен признак «Баланс»,</w:t>
      </w:r>
    </w:p>
    <w:p w:rsidR="000B3B7A" w:rsidRPr="00DF02CC" w:rsidRDefault="000B3B7A" w:rsidP="000B3B7A">
      <w:pPr>
        <w:pStyle w:val="a6"/>
        <w:numPr>
          <w:ilvl w:val="0"/>
          <w:numId w:val="20"/>
        </w:numPr>
        <w:rPr>
          <w:lang w:val="ru-RU"/>
        </w:rPr>
      </w:pPr>
      <w:r w:rsidRPr="00DF02CC">
        <w:rPr>
          <w:lang w:val="ru-RU"/>
        </w:rPr>
        <w:t>символ «-» в датах, в которых в календаре признак «Баланс» сброшен».</w:t>
      </w:r>
    </w:p>
    <w:p w:rsidR="000B3B7A" w:rsidRDefault="000B3B7A" w:rsidP="000B3B7A">
      <w:pPr>
        <w:rPr>
          <w:lang w:val="ru-RU"/>
        </w:rPr>
      </w:pPr>
    </w:p>
    <w:p w:rsidR="000B3B7A" w:rsidRDefault="000B3B7A" w:rsidP="000B3B7A">
      <w:pPr>
        <w:rPr>
          <w:lang w:val="ru-RU"/>
        </w:rPr>
      </w:pPr>
      <w:r>
        <w:rPr>
          <w:lang w:val="ru-RU"/>
        </w:rPr>
        <w:lastRenderedPageBreak/>
        <w:t>При наступлении очередного периода праздничных дней и после получения анкеты от ОД пользователь корректирует признаки ближайших выходных/праздничных дней в столбцах календарей в соответствии с данной инструкцией и выкладывает его на сетевом ресурсе в папку …\</w:t>
      </w:r>
      <w:r>
        <w:t>Import</w:t>
      </w:r>
      <w:r>
        <w:rPr>
          <w:lang w:val="ru-RU"/>
        </w:rPr>
        <w:t xml:space="preserve">. Готовый файл загружается в СОФР с помощью меню в Главной книге </w:t>
      </w:r>
      <w:r w:rsidRPr="00E65D52">
        <w:rPr>
          <w:lang w:val="ru-RU"/>
        </w:rPr>
        <w:t xml:space="preserve"> </w:t>
      </w:r>
      <w:r>
        <w:rPr>
          <w:lang w:val="ru-RU"/>
        </w:rPr>
        <w:t xml:space="preserve">«Справочники \ Общие \ Календарь \ Загрузка файла настроек календарей». В результате загрузки существующие параметры дат в календарях перезаписываются данными из загруженного файла.   </w:t>
      </w:r>
    </w:p>
    <w:p w:rsidR="000B3B7A" w:rsidRDefault="000B3B7A" w:rsidP="000B3B7A">
      <w:pPr>
        <w:rPr>
          <w:lang w:val="ru-RU"/>
        </w:rPr>
      </w:pPr>
      <w:r>
        <w:rPr>
          <w:lang w:val="ru-RU"/>
        </w:rPr>
        <w:t>Пример файла для загрузки:</w:t>
      </w:r>
    </w:p>
    <w:bookmarkStart w:id="209" w:name="_MON_1814097549"/>
    <w:bookmarkEnd w:id="209"/>
    <w:p w:rsidR="000B3B7A" w:rsidRDefault="00B70958" w:rsidP="000B3B7A">
      <w:pPr>
        <w:rPr>
          <w:lang w:val="ru-RU"/>
        </w:rPr>
      </w:pPr>
      <w:r>
        <w:rPr>
          <w:lang w:val="ru-RU"/>
        </w:rPr>
        <w:object w:dxaOrig="1596" w:dyaOrig="1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9.5pt;height:51.95pt" o:ole="">
            <v:imagedata r:id="rId6" o:title=""/>
          </v:shape>
          <o:OLEObject Type="Embed" ProgID="Excel.SheetMacroEnabled.12" ShapeID="_x0000_i1031" DrawAspect="Icon" ObjectID="_1814188127" r:id="rId7"/>
        </w:object>
      </w:r>
      <w:r w:rsidR="000B3B7A">
        <w:rPr>
          <w:lang w:val="ru-RU"/>
        </w:rPr>
        <w:t xml:space="preserve"> </w:t>
      </w:r>
    </w:p>
    <w:p w:rsidR="00402E00" w:rsidRDefault="00402E00" w:rsidP="00402E00">
      <w:pPr>
        <w:pStyle w:val="1"/>
        <w:rPr>
          <w:lang w:val="ru-RU"/>
        </w:rPr>
      </w:pPr>
      <w:bookmarkStart w:id="210" w:name="_Toc202546578"/>
      <w:r>
        <w:rPr>
          <w:lang w:val="ru-RU"/>
        </w:rPr>
        <w:t>Настройка календарей перед праздниками по анкете ОД</w:t>
      </w:r>
      <w:bookmarkEnd w:id="210"/>
    </w:p>
    <w:p w:rsidR="00A40D9B" w:rsidRDefault="00A40D9B" w:rsidP="003B56DB">
      <w:pPr>
        <w:rPr>
          <w:lang w:val="ru-RU"/>
        </w:rPr>
      </w:pPr>
      <w:r>
        <w:rPr>
          <w:lang w:val="ru-RU"/>
        </w:rPr>
        <w:t>Перед началом каждого длинного праздничного периода (новогодние каникулы, майские праздники и т.д.) требуется корректировка настроек календарей.</w:t>
      </w:r>
    </w:p>
    <w:p w:rsidR="00A40D9B" w:rsidRDefault="00A40D9B" w:rsidP="003B56DB">
      <w:pPr>
        <w:rPr>
          <w:lang w:val="ru-RU"/>
        </w:rPr>
      </w:pPr>
      <w:r>
        <w:rPr>
          <w:lang w:val="ru-RU"/>
        </w:rPr>
        <w:t>Даты праздничного периода календаря 0 «Общесистемный календарь» настраиваются аналогично тому, как описано в разделе «</w:t>
      </w:r>
      <w:r>
        <w:rPr>
          <w:lang w:val="ru-RU"/>
        </w:rPr>
        <w:fldChar w:fldCharType="begin"/>
      </w:r>
      <w:r>
        <w:rPr>
          <w:lang w:val="ru-RU"/>
        </w:rPr>
        <w:instrText xml:space="preserve"> REF _Ref183422482 \h </w:instrText>
      </w:r>
      <w:r>
        <w:rPr>
          <w:lang w:val="ru-RU"/>
        </w:rPr>
      </w:r>
      <w:r>
        <w:rPr>
          <w:lang w:val="ru-RU"/>
        </w:rPr>
        <w:fldChar w:fldCharType="separate"/>
      </w:r>
      <w:r>
        <w:rPr>
          <w:lang w:val="ru-RU"/>
        </w:rPr>
        <w:t>Общесистемный календарь</w:t>
      </w:r>
      <w:r>
        <w:rPr>
          <w:lang w:val="ru-RU"/>
        </w:rPr>
        <w:fldChar w:fldCharType="end"/>
      </w:r>
      <w:r>
        <w:rPr>
          <w:lang w:val="ru-RU"/>
        </w:rPr>
        <w:t>».</w:t>
      </w:r>
    </w:p>
    <w:p w:rsidR="003B56DB" w:rsidRDefault="003B56DB" w:rsidP="003B56DB">
      <w:pPr>
        <w:rPr>
          <w:lang w:val="ru-RU"/>
        </w:rPr>
      </w:pPr>
      <w:r>
        <w:rPr>
          <w:lang w:val="ru-RU"/>
        </w:rPr>
        <w:t xml:space="preserve">В период длинных выходных ОД присылает заполненную анкету, в которой </w:t>
      </w:r>
      <w:r w:rsidR="00402E00">
        <w:rPr>
          <w:lang w:val="ru-RU"/>
        </w:rPr>
        <w:t xml:space="preserve">на каждый день </w:t>
      </w:r>
      <w:r w:rsidR="00B61291">
        <w:rPr>
          <w:lang w:val="ru-RU"/>
        </w:rPr>
        <w:t xml:space="preserve">этого </w:t>
      </w:r>
      <w:r w:rsidR="00402E00">
        <w:rPr>
          <w:lang w:val="ru-RU"/>
        </w:rPr>
        <w:t>периода</w:t>
      </w:r>
      <w:r w:rsidR="00A246BA">
        <w:rPr>
          <w:lang w:val="ru-RU"/>
        </w:rPr>
        <w:t xml:space="preserve"> ОД</w:t>
      </w:r>
      <w:r w:rsidR="00402E00">
        <w:rPr>
          <w:lang w:val="ru-RU"/>
        </w:rPr>
        <w:t xml:space="preserve"> </w:t>
      </w:r>
      <w:r w:rsidR="00A246BA">
        <w:rPr>
          <w:lang w:val="ru-RU"/>
        </w:rPr>
        <w:t>определяет режим работы и порядок учета операций СОФР. Ниже приведен порядок настройки календарей по пунктам этой анкеты.</w:t>
      </w:r>
    </w:p>
    <w:p w:rsidR="00A246BA" w:rsidRPr="0079502C" w:rsidRDefault="00A246BA" w:rsidP="0079502C">
      <w:pPr>
        <w:pStyle w:val="2"/>
        <w:rPr>
          <w:lang w:val="ru-RU"/>
        </w:rPr>
      </w:pPr>
      <w:bookmarkStart w:id="211" w:name="_Toc202546579"/>
      <w:r>
        <w:rPr>
          <w:lang w:val="ru-RU"/>
        </w:rPr>
        <w:t xml:space="preserve">Вопрос 1. </w:t>
      </w:r>
      <w:r w:rsidRPr="0079502C">
        <w:rPr>
          <w:lang w:val="ru-RU"/>
        </w:rPr>
        <w:t>День является праздничным или выходным по рабочему календарю РФ</w:t>
      </w:r>
      <w:r w:rsidR="0079502C">
        <w:rPr>
          <w:lang w:val="ru-RU"/>
        </w:rPr>
        <w:t>?</w:t>
      </w:r>
      <w:bookmarkEnd w:id="211"/>
    </w:p>
    <w:p w:rsidR="00A246BA" w:rsidRPr="00A246BA" w:rsidRDefault="00A246BA" w:rsidP="00A246BA"/>
    <w:tbl>
      <w:tblPr>
        <w:tblW w:w="8631" w:type="dxa"/>
        <w:tblInd w:w="720" w:type="dxa"/>
        <w:tblLayout w:type="fixed"/>
        <w:tblLook w:val="04A0" w:firstRow="1" w:lastRow="0" w:firstColumn="1" w:lastColumn="0" w:noHBand="0" w:noVBand="1"/>
      </w:tblPr>
      <w:tblGrid>
        <w:gridCol w:w="740"/>
        <w:gridCol w:w="6332"/>
        <w:gridCol w:w="1559"/>
      </w:tblGrid>
      <w:tr w:rsidR="003B56DB" w:rsidRPr="0070326B" w:rsidTr="00200C4A">
        <w:trPr>
          <w:trHeight w:val="300"/>
        </w:trPr>
        <w:tc>
          <w:tcPr>
            <w:tcW w:w="740" w:type="dxa"/>
            <w:tcBorders>
              <w:top w:val="single" w:sz="4" w:space="0" w:color="auto"/>
              <w:left w:val="single" w:sz="4" w:space="0" w:color="auto"/>
              <w:bottom w:val="single" w:sz="4" w:space="0" w:color="auto"/>
              <w:right w:val="nil"/>
            </w:tcBorders>
            <w:shd w:val="clear" w:color="auto" w:fill="auto"/>
            <w:noWrap/>
            <w:vAlign w:val="center"/>
            <w:hideMark/>
          </w:tcPr>
          <w:p w:rsidR="003B56DB" w:rsidRPr="0070326B" w:rsidRDefault="003B56DB" w:rsidP="00200C4A">
            <w:pPr>
              <w:spacing w:after="0" w:line="240" w:lineRule="auto"/>
              <w:jc w:val="center"/>
              <w:rPr>
                <w:rFonts w:ascii="Calibri" w:eastAsia="Times New Roman" w:hAnsi="Calibri" w:cs="Calibri"/>
                <w:color w:val="000000"/>
              </w:rPr>
            </w:pPr>
            <w:r w:rsidRPr="0070326B">
              <w:rPr>
                <w:rFonts w:ascii="Calibri" w:eastAsia="Times New Roman" w:hAnsi="Calibri" w:cs="Calibri"/>
                <w:color w:val="000000"/>
              </w:rPr>
              <w:t xml:space="preserve">№ </w:t>
            </w:r>
            <w:proofErr w:type="spellStart"/>
            <w:r w:rsidRPr="0070326B">
              <w:rPr>
                <w:rFonts w:ascii="Calibri" w:eastAsia="Times New Roman" w:hAnsi="Calibri" w:cs="Calibri"/>
                <w:color w:val="000000"/>
              </w:rPr>
              <w:t>п.п</w:t>
            </w:r>
            <w:proofErr w:type="spellEnd"/>
            <w:r w:rsidRPr="0070326B">
              <w:rPr>
                <w:rFonts w:ascii="Calibri" w:eastAsia="Times New Roman" w:hAnsi="Calibri" w:cs="Calibri"/>
                <w:color w:val="000000"/>
              </w:rPr>
              <w:t>.</w:t>
            </w:r>
          </w:p>
        </w:tc>
        <w:tc>
          <w:tcPr>
            <w:tcW w:w="6332" w:type="dxa"/>
            <w:tcBorders>
              <w:top w:val="single" w:sz="4" w:space="0" w:color="auto"/>
              <w:left w:val="nil"/>
              <w:bottom w:val="single" w:sz="4" w:space="0" w:color="auto"/>
              <w:right w:val="single" w:sz="4" w:space="0" w:color="auto"/>
            </w:tcBorders>
            <w:shd w:val="clear" w:color="auto" w:fill="auto"/>
            <w:hideMark/>
          </w:tcPr>
          <w:p w:rsidR="003B56DB" w:rsidRPr="0070326B" w:rsidRDefault="003B56DB" w:rsidP="00200C4A">
            <w:pPr>
              <w:spacing w:after="0" w:line="240" w:lineRule="auto"/>
              <w:rPr>
                <w:rFonts w:ascii="Calibri" w:eastAsia="Times New Roman" w:hAnsi="Calibri" w:cs="Calibri"/>
                <w:color w:val="000000"/>
                <w:lang w:val="ru-RU"/>
              </w:rPr>
            </w:pPr>
            <w:r w:rsidRPr="0070326B">
              <w:rPr>
                <w:rFonts w:ascii="Calibri" w:eastAsia="Times New Roman" w:hAnsi="Calibri" w:cs="Calibri"/>
                <w:color w:val="000000"/>
                <w:lang w:val="ru-RU"/>
              </w:rPr>
              <w:t>Функция в СОФР</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3B56DB" w:rsidRPr="0070326B" w:rsidRDefault="003B56DB" w:rsidP="00200C4A">
            <w:pPr>
              <w:spacing w:after="0" w:line="240" w:lineRule="auto"/>
              <w:jc w:val="center"/>
              <w:rPr>
                <w:rFonts w:ascii="Calibri" w:eastAsia="Times New Roman" w:hAnsi="Calibri" w:cs="Calibri"/>
                <w:color w:val="000000"/>
              </w:rPr>
            </w:pPr>
            <w:proofErr w:type="spellStart"/>
            <w:r w:rsidRPr="0070326B">
              <w:rPr>
                <w:rFonts w:ascii="Calibri" w:eastAsia="Times New Roman" w:hAnsi="Calibri" w:cs="Calibri"/>
                <w:color w:val="000000"/>
              </w:rPr>
              <w:t>Формат</w:t>
            </w:r>
            <w:proofErr w:type="spellEnd"/>
            <w:r w:rsidRPr="0070326B">
              <w:rPr>
                <w:rFonts w:ascii="Calibri" w:eastAsia="Times New Roman" w:hAnsi="Calibri" w:cs="Calibri"/>
                <w:color w:val="000000"/>
              </w:rPr>
              <w:t xml:space="preserve"> </w:t>
            </w:r>
            <w:proofErr w:type="spellStart"/>
            <w:r w:rsidRPr="0070326B">
              <w:rPr>
                <w:rFonts w:ascii="Calibri" w:eastAsia="Times New Roman" w:hAnsi="Calibri" w:cs="Calibri"/>
                <w:color w:val="000000"/>
              </w:rPr>
              <w:t>ответа</w:t>
            </w:r>
            <w:proofErr w:type="spellEnd"/>
          </w:p>
        </w:tc>
      </w:tr>
      <w:tr w:rsidR="003B56DB" w:rsidRPr="00BF2DE6" w:rsidTr="00200C4A">
        <w:trPr>
          <w:trHeight w:val="300"/>
        </w:trPr>
        <w:tc>
          <w:tcPr>
            <w:tcW w:w="740" w:type="dxa"/>
            <w:tcBorders>
              <w:top w:val="single" w:sz="4" w:space="0" w:color="auto"/>
              <w:left w:val="single" w:sz="4" w:space="0" w:color="auto"/>
              <w:bottom w:val="single" w:sz="4" w:space="0" w:color="auto"/>
              <w:right w:val="nil"/>
            </w:tcBorders>
            <w:shd w:val="clear" w:color="auto" w:fill="auto"/>
            <w:noWrap/>
            <w:vAlign w:val="center"/>
            <w:hideMark/>
          </w:tcPr>
          <w:p w:rsidR="003B56DB" w:rsidRPr="00982CE5" w:rsidRDefault="003B56DB" w:rsidP="00200C4A">
            <w:pPr>
              <w:spacing w:after="0" w:line="240" w:lineRule="auto"/>
              <w:jc w:val="center"/>
              <w:rPr>
                <w:rFonts w:ascii="Calibri" w:eastAsia="Times New Roman" w:hAnsi="Calibri" w:cs="Calibri"/>
                <w:color w:val="000000"/>
                <w:lang w:val="ru-RU"/>
              </w:rPr>
            </w:pPr>
            <w:r>
              <w:rPr>
                <w:rFonts w:ascii="Calibri" w:eastAsia="Times New Roman" w:hAnsi="Calibri" w:cs="Calibri"/>
                <w:color w:val="000000"/>
                <w:lang w:val="ru-RU"/>
              </w:rPr>
              <w:t>1</w:t>
            </w:r>
          </w:p>
        </w:tc>
        <w:tc>
          <w:tcPr>
            <w:tcW w:w="6332" w:type="dxa"/>
            <w:tcBorders>
              <w:top w:val="single" w:sz="4" w:space="0" w:color="auto"/>
              <w:left w:val="nil"/>
              <w:bottom w:val="single" w:sz="4" w:space="0" w:color="auto"/>
              <w:right w:val="single" w:sz="4" w:space="0" w:color="auto"/>
            </w:tcBorders>
            <w:shd w:val="clear" w:color="auto" w:fill="auto"/>
            <w:hideMark/>
          </w:tcPr>
          <w:p w:rsidR="003B56DB" w:rsidRPr="009A7486" w:rsidRDefault="003B56DB" w:rsidP="00200C4A">
            <w:pPr>
              <w:spacing w:after="0" w:line="240" w:lineRule="auto"/>
              <w:rPr>
                <w:rFonts w:ascii="Calibri" w:eastAsia="Times New Roman" w:hAnsi="Calibri" w:cs="Calibri"/>
                <w:color w:val="000000"/>
                <w:lang w:val="ru-RU"/>
              </w:rPr>
            </w:pPr>
            <w:r w:rsidRPr="00982CE5">
              <w:rPr>
                <w:rFonts w:ascii="Segoe UI" w:eastAsia="Times New Roman" w:hAnsi="Segoe UI" w:cs="Segoe UI"/>
                <w:color w:val="172B4D"/>
                <w:lang w:val="ru-RU"/>
              </w:rPr>
              <w:t xml:space="preserve">День является праздничным или выходным по рабочему календарю </w:t>
            </w:r>
            <w:r>
              <w:rPr>
                <w:rFonts w:ascii="Segoe UI" w:eastAsia="Times New Roman" w:hAnsi="Segoe UI" w:cs="Segoe UI"/>
                <w:color w:val="172B4D"/>
              </w:rPr>
              <w:t>РФ</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3B56DB" w:rsidRPr="009A7486" w:rsidRDefault="003B56DB" w:rsidP="00200C4A">
            <w:pPr>
              <w:spacing w:after="0" w:line="240" w:lineRule="auto"/>
              <w:jc w:val="center"/>
              <w:rPr>
                <w:rFonts w:ascii="Calibri" w:eastAsia="Times New Roman" w:hAnsi="Calibri" w:cs="Calibri"/>
                <w:color w:val="000000"/>
              </w:rPr>
            </w:pPr>
            <w:proofErr w:type="spellStart"/>
            <w:r w:rsidRPr="009A7486">
              <w:rPr>
                <w:rFonts w:ascii="Calibri" w:eastAsia="Times New Roman" w:hAnsi="Calibri" w:cs="Calibri"/>
                <w:color w:val="000000"/>
              </w:rPr>
              <w:t>да</w:t>
            </w:r>
            <w:proofErr w:type="spellEnd"/>
            <w:r w:rsidRPr="009A7486">
              <w:rPr>
                <w:rFonts w:ascii="Calibri" w:eastAsia="Times New Roman" w:hAnsi="Calibri" w:cs="Calibri"/>
                <w:color w:val="000000"/>
              </w:rPr>
              <w:t>/</w:t>
            </w:r>
            <w:proofErr w:type="spellStart"/>
            <w:r w:rsidRPr="009A7486">
              <w:rPr>
                <w:rFonts w:ascii="Calibri" w:eastAsia="Times New Roman" w:hAnsi="Calibri" w:cs="Calibri"/>
                <w:color w:val="000000"/>
              </w:rPr>
              <w:t>нет</w:t>
            </w:r>
            <w:proofErr w:type="spellEnd"/>
          </w:p>
        </w:tc>
      </w:tr>
    </w:tbl>
    <w:p w:rsidR="003B56DB" w:rsidRDefault="003B56DB" w:rsidP="003B56DB">
      <w:pPr>
        <w:rPr>
          <w:lang w:val="ru-RU"/>
        </w:rPr>
      </w:pPr>
    </w:p>
    <w:p w:rsidR="00A246BA" w:rsidRDefault="00A246BA" w:rsidP="003B56DB">
      <w:pPr>
        <w:rPr>
          <w:lang w:val="ru-RU"/>
        </w:rPr>
      </w:pPr>
      <w:r>
        <w:rPr>
          <w:lang w:val="ru-RU"/>
        </w:rPr>
        <w:t>Вопрос влияет на настройку календарей:</w:t>
      </w:r>
    </w:p>
    <w:p w:rsidR="000C5D7D" w:rsidRPr="000C5D7D" w:rsidRDefault="000C5D7D" w:rsidP="002340D3">
      <w:pPr>
        <w:pStyle w:val="a6"/>
        <w:numPr>
          <w:ilvl w:val="0"/>
          <w:numId w:val="23"/>
        </w:numPr>
        <w:rPr>
          <w:lang w:val="ru-RU"/>
        </w:rPr>
      </w:pPr>
      <w:r w:rsidRPr="000C5D7D">
        <w:rPr>
          <w:lang w:val="ru-RU"/>
        </w:rPr>
        <w:t xml:space="preserve">10003 - Календарь бухучета. </w:t>
      </w:r>
    </w:p>
    <w:p w:rsidR="000C5D7D" w:rsidRDefault="000C5D7D" w:rsidP="000C5D7D">
      <w:pPr>
        <w:pStyle w:val="a6"/>
        <w:numPr>
          <w:ilvl w:val="0"/>
          <w:numId w:val="23"/>
        </w:numPr>
        <w:rPr>
          <w:lang w:val="ru-RU"/>
        </w:rPr>
      </w:pPr>
      <w:r>
        <w:rPr>
          <w:lang w:val="ru-RU"/>
        </w:rPr>
        <w:t xml:space="preserve">Календарь валюты «Рубли» с номером </w:t>
      </w:r>
      <w:r w:rsidR="007A7684">
        <w:rPr>
          <w:lang w:val="ru-RU"/>
        </w:rPr>
        <w:t>600000</w:t>
      </w:r>
      <w:r>
        <w:rPr>
          <w:lang w:val="ru-RU"/>
        </w:rPr>
        <w:t>.</w:t>
      </w:r>
    </w:p>
    <w:p w:rsidR="003B56DB" w:rsidRDefault="003B56DB" w:rsidP="000C5D7D">
      <w:pPr>
        <w:rPr>
          <w:lang w:val="ru-RU"/>
        </w:rPr>
      </w:pPr>
      <w:r>
        <w:rPr>
          <w:lang w:val="ru-RU"/>
        </w:rPr>
        <w:t xml:space="preserve">Если ответ в столбце с датой из </w:t>
      </w:r>
      <w:r w:rsidR="00B61291">
        <w:rPr>
          <w:lang w:val="ru-RU"/>
        </w:rPr>
        <w:t>праздничного</w:t>
      </w:r>
      <w:r>
        <w:rPr>
          <w:lang w:val="ru-RU"/>
        </w:rPr>
        <w:t xml:space="preserve"> периода</w:t>
      </w:r>
      <w:r w:rsidR="00A246BA">
        <w:rPr>
          <w:lang w:val="ru-RU"/>
        </w:rPr>
        <w:t xml:space="preserve"> ответ </w:t>
      </w:r>
      <w:r>
        <w:rPr>
          <w:lang w:val="ru-RU"/>
        </w:rPr>
        <w:t xml:space="preserve"> «Да», то</w:t>
      </w:r>
      <w:r w:rsidR="000C5D7D">
        <w:rPr>
          <w:lang w:val="ru-RU"/>
        </w:rPr>
        <w:t xml:space="preserve"> </w:t>
      </w:r>
      <w:r w:rsidRPr="000C5D7D">
        <w:rPr>
          <w:lang w:val="ru-RU"/>
        </w:rPr>
        <w:t xml:space="preserve">настройки даты </w:t>
      </w:r>
      <w:r w:rsidR="000C5D7D">
        <w:rPr>
          <w:lang w:val="ru-RU"/>
        </w:rPr>
        <w:t xml:space="preserve">в этих календарях </w:t>
      </w:r>
      <w:r w:rsidRPr="000C5D7D">
        <w:rPr>
          <w:lang w:val="ru-RU"/>
        </w:rPr>
        <w:t>должны быть сделаны как для выходного дня</w:t>
      </w:r>
      <w:r w:rsidR="000C5D7D">
        <w:rPr>
          <w:lang w:val="ru-RU"/>
        </w:rPr>
        <w:t>.</w:t>
      </w:r>
      <w:r w:rsidR="004D1052">
        <w:rPr>
          <w:lang w:val="ru-RU"/>
        </w:rPr>
        <w:t xml:space="preserve"> </w:t>
      </w:r>
      <w:r w:rsidRPr="000C5D7D">
        <w:rPr>
          <w:lang w:val="ru-RU"/>
        </w:rPr>
        <w:t>Если ответ «Нет», то   настройки даты должны быть как для рабочего дня.</w:t>
      </w:r>
    </w:p>
    <w:p w:rsidR="000C5D7D" w:rsidRPr="007A7684" w:rsidRDefault="000C5D7D" w:rsidP="0079502C">
      <w:pPr>
        <w:pStyle w:val="2"/>
        <w:rPr>
          <w:rFonts w:eastAsia="Times New Roman"/>
          <w:lang w:val="ru-RU"/>
        </w:rPr>
      </w:pPr>
      <w:bookmarkStart w:id="212" w:name="_Toc202546580"/>
      <w:r>
        <w:rPr>
          <w:lang w:val="ru-RU"/>
        </w:rPr>
        <w:lastRenderedPageBreak/>
        <w:t xml:space="preserve">Вопрос 2. </w:t>
      </w:r>
      <w:r w:rsidRPr="009A7486">
        <w:rPr>
          <w:rFonts w:eastAsia="Times New Roman"/>
          <w:lang w:val="ru-RU"/>
        </w:rPr>
        <w:t>Проводятся торги на Московской бирже</w:t>
      </w:r>
      <w:r w:rsidR="0079502C">
        <w:rPr>
          <w:rFonts w:eastAsia="Times New Roman"/>
          <w:lang w:val="ru-RU"/>
        </w:rPr>
        <w:t>?</w:t>
      </w:r>
      <w:bookmarkEnd w:id="212"/>
      <w:r w:rsidRPr="009A7486">
        <w:rPr>
          <w:rFonts w:eastAsia="Times New Roman"/>
        </w:rPr>
        <w:t> </w:t>
      </w:r>
    </w:p>
    <w:p w:rsidR="00EE7129" w:rsidRDefault="0079502C" w:rsidP="0079502C">
      <w:pPr>
        <w:rPr>
          <w:lang w:val="ru-RU"/>
        </w:rPr>
      </w:pPr>
      <w:r>
        <w:rPr>
          <w:lang w:val="ru-RU"/>
        </w:rPr>
        <w:t>Вопрос влияет на настройку календарей торговых</w:t>
      </w:r>
      <w:r w:rsidR="00C640BE">
        <w:rPr>
          <w:lang w:val="ru-RU"/>
        </w:rPr>
        <w:t xml:space="preserve"> и расчетных</w:t>
      </w:r>
      <w:r>
        <w:rPr>
          <w:lang w:val="ru-RU"/>
        </w:rPr>
        <w:t xml:space="preserve"> дней для ММВБ, т.е. календарей, которые </w:t>
      </w:r>
      <w:r w:rsidR="00EE7129">
        <w:rPr>
          <w:lang w:val="ru-RU"/>
        </w:rPr>
        <w:t>в настроечной таблице имеют параметры привязки:</w:t>
      </w:r>
    </w:p>
    <w:p w:rsidR="00EE7129" w:rsidRPr="00EE7129" w:rsidRDefault="00EE7129" w:rsidP="00377B60">
      <w:pPr>
        <w:pStyle w:val="a6"/>
        <w:numPr>
          <w:ilvl w:val="0"/>
          <w:numId w:val="14"/>
        </w:numPr>
        <w:rPr>
          <w:lang w:val="ru-RU"/>
        </w:rPr>
      </w:pPr>
      <w:r w:rsidRPr="00EE7129">
        <w:rPr>
          <w:lang w:val="ru-RU"/>
        </w:rPr>
        <w:t>Подсистема = «</w:t>
      </w:r>
      <w:r w:rsidR="00373378">
        <w:rPr>
          <w:lang w:val="ru-RU"/>
        </w:rPr>
        <w:t>Ценные бумаги</w:t>
      </w:r>
      <w:r w:rsidRPr="00EE7129">
        <w:rPr>
          <w:lang w:val="ru-RU"/>
        </w:rPr>
        <w:t>» или «</w:t>
      </w:r>
      <w:proofErr w:type="spellStart"/>
      <w:r w:rsidRPr="00EE7129">
        <w:rPr>
          <w:lang w:val="ru-RU"/>
        </w:rPr>
        <w:t>ФИССиКО</w:t>
      </w:r>
      <w:proofErr w:type="spellEnd"/>
      <w:r w:rsidRPr="00EE7129">
        <w:rPr>
          <w:lang w:val="ru-RU"/>
        </w:rPr>
        <w:t>»,</w:t>
      </w:r>
    </w:p>
    <w:p w:rsidR="00EE7129" w:rsidRPr="00EE7129" w:rsidRDefault="00EE7129" w:rsidP="00377B60">
      <w:pPr>
        <w:pStyle w:val="a6"/>
        <w:numPr>
          <w:ilvl w:val="0"/>
          <w:numId w:val="14"/>
        </w:numPr>
        <w:rPr>
          <w:lang w:val="ru-RU"/>
        </w:rPr>
      </w:pPr>
      <w:r w:rsidRPr="00EE7129">
        <w:rPr>
          <w:lang w:val="ru-RU"/>
        </w:rPr>
        <w:t>Тип объекта привязки = «Биржевая сделка»,</w:t>
      </w:r>
    </w:p>
    <w:p w:rsidR="00EE7129" w:rsidRPr="00EE7129" w:rsidRDefault="00EE7129" w:rsidP="00377B60">
      <w:pPr>
        <w:pStyle w:val="a6"/>
        <w:numPr>
          <w:ilvl w:val="0"/>
          <w:numId w:val="14"/>
        </w:numPr>
        <w:rPr>
          <w:lang w:val="ru-RU"/>
        </w:rPr>
      </w:pPr>
      <w:r w:rsidRPr="00EE7129">
        <w:rPr>
          <w:lang w:val="ru-RU"/>
        </w:rPr>
        <w:t xml:space="preserve">Биржа = </w:t>
      </w:r>
      <w:r>
        <w:rPr>
          <w:lang w:val="ru-RU"/>
        </w:rPr>
        <w:t>ММВБ.</w:t>
      </w:r>
    </w:p>
    <w:p w:rsidR="00AF562F" w:rsidRDefault="00EE7129" w:rsidP="00AF562F">
      <w:pPr>
        <w:pStyle w:val="a6"/>
        <w:numPr>
          <w:ilvl w:val="0"/>
          <w:numId w:val="14"/>
        </w:numPr>
        <w:rPr>
          <w:lang w:val="ru-RU"/>
        </w:rPr>
      </w:pPr>
      <w:r w:rsidRPr="00EE7129">
        <w:rPr>
          <w:lang w:val="ru-RU"/>
        </w:rPr>
        <w:t>Биржевой рынок = «Фондовый» или «Валютный» или «Срочный».</w:t>
      </w:r>
    </w:p>
    <w:p w:rsidR="0079502C" w:rsidRPr="00AF562F" w:rsidRDefault="0079502C" w:rsidP="00AF562F">
      <w:pPr>
        <w:pStyle w:val="a6"/>
        <w:numPr>
          <w:ilvl w:val="0"/>
          <w:numId w:val="14"/>
        </w:numPr>
        <w:rPr>
          <w:lang w:val="ru-RU"/>
        </w:rPr>
      </w:pPr>
      <w:r>
        <w:rPr>
          <w:lang w:val="ru-RU"/>
        </w:rPr>
        <w:t>Тип дней = «Торговые»</w:t>
      </w:r>
      <w:r w:rsidR="00BA4660">
        <w:rPr>
          <w:lang w:val="ru-RU"/>
        </w:rPr>
        <w:t>.</w:t>
      </w:r>
    </w:p>
    <w:p w:rsidR="00085FD8" w:rsidRPr="00085FD8" w:rsidRDefault="00085FD8" w:rsidP="00085FD8">
      <w:pPr>
        <w:rPr>
          <w:lang w:val="ru-RU"/>
        </w:rPr>
      </w:pPr>
      <w:r w:rsidRPr="00085FD8">
        <w:rPr>
          <w:lang w:val="ru-RU"/>
        </w:rPr>
        <w:t xml:space="preserve">Дополнительно проверяется торговый календарь на сайте биржи за период, который описывается в анкете. </w:t>
      </w:r>
    </w:p>
    <w:p w:rsidR="00085FD8" w:rsidRPr="00AD3360" w:rsidRDefault="00085FD8" w:rsidP="00085FD8">
      <w:pPr>
        <w:rPr>
          <w:lang w:val="ru-RU"/>
        </w:rPr>
      </w:pPr>
      <w:r>
        <w:rPr>
          <w:lang w:val="ru-RU"/>
        </w:rPr>
        <w:t>Порядок заполнения параметров дней в календарях торговых дней:</w:t>
      </w:r>
    </w:p>
    <w:p w:rsidR="00085FD8" w:rsidRPr="009A7486" w:rsidRDefault="00085FD8" w:rsidP="00085FD8">
      <w:pPr>
        <w:pStyle w:val="a6"/>
        <w:numPr>
          <w:ilvl w:val="0"/>
          <w:numId w:val="15"/>
        </w:numPr>
        <w:rPr>
          <w:lang w:val="ru-RU"/>
        </w:rPr>
      </w:pPr>
      <w:r w:rsidRPr="009A7486">
        <w:rPr>
          <w:lang w:val="ru-RU"/>
        </w:rPr>
        <w:t xml:space="preserve">Дни, </w:t>
      </w:r>
      <w:r>
        <w:rPr>
          <w:lang w:val="ru-RU"/>
        </w:rPr>
        <w:t xml:space="preserve">в которых ответ на вопрос </w:t>
      </w:r>
      <w:r w:rsidR="00C640BE">
        <w:rPr>
          <w:lang w:val="ru-RU"/>
        </w:rPr>
        <w:t>2</w:t>
      </w:r>
      <w:r>
        <w:rPr>
          <w:lang w:val="ru-RU"/>
        </w:rPr>
        <w:t xml:space="preserve"> «Да», и в торговом календаре биржи на конкретном </w:t>
      </w:r>
      <w:r w:rsidRPr="00BF2DE6">
        <w:rPr>
          <w:lang w:val="ru-RU"/>
        </w:rPr>
        <w:t xml:space="preserve">биржевом рынке по соответствующему финансовому инструменту (ц/б, валюте) производятся торги, </w:t>
      </w:r>
      <w:r>
        <w:rPr>
          <w:lang w:val="ru-RU"/>
        </w:rPr>
        <w:t>в соответствующем календаре должны</w:t>
      </w:r>
      <w:r w:rsidRPr="009A7486">
        <w:rPr>
          <w:lang w:val="ru-RU"/>
        </w:rPr>
        <w:t xml:space="preserve"> иметь вид обслуживания «Банковское»</w:t>
      </w:r>
      <w:r>
        <w:rPr>
          <w:lang w:val="ru-RU"/>
        </w:rPr>
        <w:t>.</w:t>
      </w:r>
    </w:p>
    <w:p w:rsidR="00085FD8" w:rsidRDefault="00085FD8" w:rsidP="00085FD8">
      <w:pPr>
        <w:pStyle w:val="a6"/>
        <w:numPr>
          <w:ilvl w:val="0"/>
          <w:numId w:val="15"/>
        </w:numPr>
        <w:rPr>
          <w:lang w:val="ru-RU"/>
        </w:rPr>
      </w:pPr>
      <w:r>
        <w:rPr>
          <w:lang w:val="ru-RU"/>
        </w:rPr>
        <w:t xml:space="preserve">Дни, в которых ответ на вопрос </w:t>
      </w:r>
      <w:r w:rsidR="00C640BE">
        <w:rPr>
          <w:lang w:val="ru-RU"/>
        </w:rPr>
        <w:t>2</w:t>
      </w:r>
      <w:r>
        <w:rPr>
          <w:lang w:val="ru-RU"/>
        </w:rPr>
        <w:t xml:space="preserve"> «Нет»,</w:t>
      </w:r>
      <w:r w:rsidRPr="00085FD8">
        <w:rPr>
          <w:lang w:val="ru-RU"/>
        </w:rPr>
        <w:t xml:space="preserve"> </w:t>
      </w:r>
      <w:r>
        <w:rPr>
          <w:lang w:val="ru-RU"/>
        </w:rPr>
        <w:t xml:space="preserve">и в торговом календаре биржи на конкретном </w:t>
      </w:r>
      <w:r w:rsidRPr="00BF2DE6">
        <w:rPr>
          <w:lang w:val="ru-RU"/>
        </w:rPr>
        <w:t xml:space="preserve">биржевом рынке по соответствующему финансовому инструменту (ц/б, валюте) </w:t>
      </w:r>
      <w:r>
        <w:rPr>
          <w:lang w:val="ru-RU"/>
        </w:rPr>
        <w:t>нет</w:t>
      </w:r>
      <w:r w:rsidRPr="00BF2DE6">
        <w:rPr>
          <w:lang w:val="ru-RU"/>
        </w:rPr>
        <w:t xml:space="preserve"> торг</w:t>
      </w:r>
      <w:r>
        <w:rPr>
          <w:lang w:val="ru-RU"/>
        </w:rPr>
        <w:t>ов</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C640BE" w:rsidRPr="00AD3360" w:rsidRDefault="00C640BE" w:rsidP="00C640BE">
      <w:pPr>
        <w:rPr>
          <w:lang w:val="ru-RU"/>
        </w:rPr>
      </w:pPr>
      <w:r>
        <w:rPr>
          <w:lang w:val="ru-RU"/>
        </w:rPr>
        <w:t>Порядок заполнения параметров дней в календарях расчетных дней:</w:t>
      </w:r>
    </w:p>
    <w:p w:rsidR="00C640BE" w:rsidRPr="009A7486" w:rsidRDefault="00C640BE" w:rsidP="00C640BE">
      <w:pPr>
        <w:pStyle w:val="a6"/>
        <w:numPr>
          <w:ilvl w:val="0"/>
          <w:numId w:val="15"/>
        </w:numPr>
        <w:rPr>
          <w:lang w:val="ru-RU"/>
        </w:rPr>
      </w:pPr>
      <w:r w:rsidRPr="009A7486">
        <w:rPr>
          <w:lang w:val="ru-RU"/>
        </w:rPr>
        <w:t xml:space="preserve">Дни, </w:t>
      </w:r>
      <w:r>
        <w:rPr>
          <w:lang w:val="ru-RU"/>
        </w:rPr>
        <w:t xml:space="preserve">в которых торговом календаре биржи на конкретном </w:t>
      </w:r>
      <w:r w:rsidRPr="00BF2DE6">
        <w:rPr>
          <w:lang w:val="ru-RU"/>
        </w:rPr>
        <w:t xml:space="preserve">биржевом рынке по соответствующему финансовому инструменту (ц/б, валюте) производятся </w:t>
      </w:r>
      <w:r>
        <w:rPr>
          <w:lang w:val="ru-RU"/>
        </w:rPr>
        <w:t>расчеты</w:t>
      </w:r>
      <w:r w:rsidRPr="00BF2DE6">
        <w:rPr>
          <w:lang w:val="ru-RU"/>
        </w:rPr>
        <w:t xml:space="preserve">, </w:t>
      </w:r>
      <w:r>
        <w:rPr>
          <w:lang w:val="ru-RU"/>
        </w:rPr>
        <w:t>в соответствующем календаре должны</w:t>
      </w:r>
      <w:r w:rsidRPr="009A7486">
        <w:rPr>
          <w:lang w:val="ru-RU"/>
        </w:rPr>
        <w:t xml:space="preserve"> иметь вид обслуживания «Банковское»</w:t>
      </w:r>
      <w:r>
        <w:rPr>
          <w:lang w:val="ru-RU"/>
        </w:rPr>
        <w:t>.</w:t>
      </w:r>
    </w:p>
    <w:p w:rsidR="00C640BE" w:rsidRPr="009A7486" w:rsidRDefault="00C640BE" w:rsidP="00C640BE">
      <w:pPr>
        <w:pStyle w:val="a6"/>
        <w:numPr>
          <w:ilvl w:val="0"/>
          <w:numId w:val="15"/>
        </w:numPr>
        <w:rPr>
          <w:lang w:val="ru-RU"/>
        </w:rPr>
      </w:pPr>
      <w:r>
        <w:rPr>
          <w:lang w:val="ru-RU"/>
        </w:rPr>
        <w:t xml:space="preserve">Дни, в которых в торговом календаре биржи на конкретном </w:t>
      </w:r>
      <w:r w:rsidRPr="00BF2DE6">
        <w:rPr>
          <w:lang w:val="ru-RU"/>
        </w:rPr>
        <w:t xml:space="preserve">биржевом рынке по соответствующему финансовому инструменту (ц/б, валюте) </w:t>
      </w:r>
      <w:r>
        <w:rPr>
          <w:lang w:val="ru-RU"/>
        </w:rPr>
        <w:t>нет</w:t>
      </w:r>
      <w:r w:rsidRPr="00BF2DE6">
        <w:rPr>
          <w:lang w:val="ru-RU"/>
        </w:rPr>
        <w:t xml:space="preserve"> </w:t>
      </w:r>
      <w:r>
        <w:rPr>
          <w:lang w:val="ru-RU"/>
        </w:rPr>
        <w:t>расчетов</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B61291" w:rsidRDefault="00B61291" w:rsidP="00B61291">
      <w:pPr>
        <w:pStyle w:val="2"/>
        <w:rPr>
          <w:lang w:val="ru-RU"/>
        </w:rPr>
      </w:pPr>
      <w:bookmarkStart w:id="213" w:name="_Toc202546581"/>
      <w:r>
        <w:rPr>
          <w:lang w:val="ru-RU"/>
        </w:rPr>
        <w:t xml:space="preserve">Вопрос 3. </w:t>
      </w:r>
      <w:r w:rsidRPr="00B61291">
        <w:rPr>
          <w:lang w:val="ru-RU"/>
        </w:rPr>
        <w:t>Если ответ на вопрос № 2 "Да", в какую дату выгружаются в АБС ЦФТ  сформированные при обработке итогов дня проводки?</w:t>
      </w:r>
      <w:bookmarkEnd w:id="213"/>
    </w:p>
    <w:p w:rsidR="00B61291" w:rsidRDefault="00B61291" w:rsidP="00B61291">
      <w:pPr>
        <w:rPr>
          <w:lang w:val="ru-RU"/>
        </w:rPr>
      </w:pPr>
      <w:r>
        <w:rPr>
          <w:lang w:val="ru-RU"/>
        </w:rPr>
        <w:t xml:space="preserve">Вопрос влияет на </w:t>
      </w:r>
      <w:r w:rsidR="00C640BE">
        <w:rPr>
          <w:lang w:val="ru-RU"/>
        </w:rPr>
        <w:t>установку признака баланса в</w:t>
      </w:r>
      <w:r>
        <w:rPr>
          <w:lang w:val="ru-RU"/>
        </w:rPr>
        <w:t xml:space="preserve"> календар</w:t>
      </w:r>
      <w:r w:rsidR="00C640BE">
        <w:rPr>
          <w:lang w:val="ru-RU"/>
        </w:rPr>
        <w:t>ях</w:t>
      </w:r>
      <w:r w:rsidR="00085FD8">
        <w:rPr>
          <w:lang w:val="ru-RU"/>
        </w:rPr>
        <w:t xml:space="preserve"> торговых и</w:t>
      </w:r>
      <w:r>
        <w:rPr>
          <w:lang w:val="ru-RU"/>
        </w:rPr>
        <w:t xml:space="preserve"> </w:t>
      </w:r>
      <w:r w:rsidR="00BA4660">
        <w:rPr>
          <w:lang w:val="ru-RU"/>
        </w:rPr>
        <w:t>расчет</w:t>
      </w:r>
      <w:r>
        <w:rPr>
          <w:lang w:val="ru-RU"/>
        </w:rPr>
        <w:t>ных дней для ММВБ</w:t>
      </w:r>
      <w:r w:rsidR="00C640BE">
        <w:rPr>
          <w:lang w:val="ru-RU"/>
        </w:rPr>
        <w:t>.</w:t>
      </w:r>
    </w:p>
    <w:p w:rsidR="00085FD8" w:rsidRPr="00085FD8" w:rsidRDefault="00085FD8" w:rsidP="00C640BE">
      <w:pPr>
        <w:rPr>
          <w:lang w:val="ru-RU"/>
        </w:rPr>
      </w:pPr>
      <w:r w:rsidRPr="00085FD8">
        <w:rPr>
          <w:lang w:val="ru-RU"/>
        </w:rPr>
        <w:t xml:space="preserve">Если в колонке ответов с датой ответ на вопрос </w:t>
      </w:r>
      <w:r w:rsidR="00C640BE">
        <w:rPr>
          <w:lang w:val="ru-RU"/>
        </w:rPr>
        <w:t>2</w:t>
      </w:r>
      <w:r w:rsidRPr="00085FD8">
        <w:rPr>
          <w:lang w:val="ru-RU"/>
        </w:rPr>
        <w:t xml:space="preserve"> «Да», и дата в ответе на вопрос </w:t>
      </w:r>
      <w:r w:rsidR="00C640BE">
        <w:rPr>
          <w:lang w:val="ru-RU"/>
        </w:rPr>
        <w:t>3</w:t>
      </w:r>
      <w:r w:rsidRPr="00085FD8">
        <w:rPr>
          <w:lang w:val="ru-RU"/>
        </w:rPr>
        <w:t xml:space="preserve"> совпадает с датой в заголовке колонки ответов, то в ячейк</w:t>
      </w:r>
      <w:r w:rsidR="00C640BE">
        <w:rPr>
          <w:lang w:val="ru-RU"/>
        </w:rPr>
        <w:t>ах</w:t>
      </w:r>
      <w:r w:rsidRPr="00085FD8">
        <w:rPr>
          <w:lang w:val="ru-RU"/>
        </w:rPr>
        <w:t xml:space="preserve"> календаря </w:t>
      </w:r>
      <w:r>
        <w:rPr>
          <w:lang w:val="ru-RU"/>
        </w:rPr>
        <w:t xml:space="preserve">торговых дней и календаря расчетных дней </w:t>
      </w:r>
      <w:r w:rsidRPr="00085FD8">
        <w:rPr>
          <w:lang w:val="ru-RU"/>
        </w:rPr>
        <w:t>для этой даты должен быть признак «Баланс». Если дата в ответе стоит другая, то в ячейк</w:t>
      </w:r>
      <w:r w:rsidR="00C640BE">
        <w:rPr>
          <w:lang w:val="ru-RU"/>
        </w:rPr>
        <w:t>ах</w:t>
      </w:r>
      <w:r w:rsidRPr="00085FD8">
        <w:rPr>
          <w:lang w:val="ru-RU"/>
        </w:rPr>
        <w:t xml:space="preserve"> календар</w:t>
      </w:r>
      <w:r w:rsidR="00C640BE">
        <w:rPr>
          <w:lang w:val="ru-RU"/>
        </w:rPr>
        <w:t>ей</w:t>
      </w:r>
      <w:r w:rsidRPr="00085FD8">
        <w:rPr>
          <w:lang w:val="ru-RU"/>
        </w:rPr>
        <w:t xml:space="preserve"> для даты из заголовка колонки ответов признак «Баланс» должен быть сброшен». </w:t>
      </w:r>
    </w:p>
    <w:p w:rsidR="00A25789" w:rsidRDefault="00A25789">
      <w:pPr>
        <w:rPr>
          <w:lang w:val="ru-RU"/>
        </w:rPr>
      </w:pPr>
      <w:r>
        <w:rPr>
          <w:lang w:val="ru-RU"/>
        </w:rPr>
        <w:br w:type="page"/>
      </w:r>
    </w:p>
    <w:p w:rsidR="001E7FE8" w:rsidRDefault="001E7FE8" w:rsidP="00CF316E">
      <w:pPr>
        <w:pStyle w:val="3"/>
        <w:rPr>
          <w:lang w:val="ru-RU"/>
        </w:rPr>
      </w:pPr>
      <w:bookmarkStart w:id="214" w:name="_Toc202546582"/>
      <w:r>
        <w:rPr>
          <w:lang w:val="ru-RU"/>
        </w:rPr>
        <w:lastRenderedPageBreak/>
        <w:t>Пример 1</w:t>
      </w:r>
      <w:bookmarkEnd w:id="214"/>
    </w:p>
    <w:p w:rsidR="001E7FE8" w:rsidRPr="00837320" w:rsidRDefault="001E7FE8" w:rsidP="001E7FE8">
      <w:pPr>
        <w:rPr>
          <w:lang w:val="ru-RU"/>
        </w:rPr>
      </w:pPr>
      <w:r>
        <w:rPr>
          <w:lang w:val="ru-RU"/>
        </w:rPr>
        <w:t xml:space="preserve">В новогодние праздники </w:t>
      </w:r>
      <w:r w:rsidR="00837320">
        <w:rPr>
          <w:lang w:val="ru-RU"/>
        </w:rPr>
        <w:t xml:space="preserve">и февральские выходные </w:t>
      </w:r>
      <w:r w:rsidR="00A25789">
        <w:rPr>
          <w:lang w:val="ru-RU"/>
        </w:rPr>
        <w:t xml:space="preserve">биржа установила режим торгов и расчетов в </w:t>
      </w:r>
      <w:r w:rsidR="00FF2D00">
        <w:rPr>
          <w:lang w:val="ru-RU"/>
        </w:rPr>
        <w:t>соответствии с приведенным ниже торговым календарем:</w:t>
      </w:r>
    </w:p>
    <w:p w:rsidR="00FF2D00" w:rsidRDefault="00FF2D00" w:rsidP="001E7FE8">
      <w:r>
        <w:rPr>
          <w:noProof/>
          <w:lang w:val="ru-RU" w:eastAsia="ru-RU"/>
        </w:rPr>
        <w:drawing>
          <wp:inline distT="0" distB="0" distL="0" distR="0" wp14:anchorId="5B21AFDF" wp14:editId="35B37925">
            <wp:extent cx="4381168" cy="467048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1645" cy="4681649"/>
                    </a:xfrm>
                    <a:prstGeom prst="rect">
                      <a:avLst/>
                    </a:prstGeom>
                  </pic:spPr>
                </pic:pic>
              </a:graphicData>
            </a:graphic>
          </wp:inline>
        </w:drawing>
      </w:r>
    </w:p>
    <w:p w:rsidR="00FF2D00" w:rsidRDefault="00FF2D00" w:rsidP="001E7FE8">
      <w:pPr>
        <w:rPr>
          <w:lang w:val="ru-RU"/>
        </w:rPr>
      </w:pPr>
      <w:r>
        <w:rPr>
          <w:lang w:val="ru-RU"/>
        </w:rPr>
        <w:t xml:space="preserve">В анкете ОД в </w:t>
      </w:r>
      <w:proofErr w:type="spellStart"/>
      <w:r>
        <w:rPr>
          <w:lang w:val="ru-RU"/>
        </w:rPr>
        <w:t>п.п</w:t>
      </w:r>
      <w:proofErr w:type="spellEnd"/>
      <w:r>
        <w:rPr>
          <w:lang w:val="ru-RU"/>
        </w:rPr>
        <w:t>. 2 и 3 приведена информация о порядке отражения биржевых сделок, заключаемых в период с 3 по 9 января в СОФР и ЦФТ:</w:t>
      </w:r>
    </w:p>
    <w:tbl>
      <w:tblPr>
        <w:tblW w:w="12333" w:type="dxa"/>
        <w:tblInd w:w="-5" w:type="dxa"/>
        <w:tblLayout w:type="fixed"/>
        <w:tblLook w:val="04A0" w:firstRow="1" w:lastRow="0" w:firstColumn="1" w:lastColumn="0" w:noHBand="0" w:noVBand="1"/>
      </w:tblPr>
      <w:tblGrid>
        <w:gridCol w:w="740"/>
        <w:gridCol w:w="5923"/>
        <w:gridCol w:w="1226"/>
        <w:gridCol w:w="1226"/>
        <w:gridCol w:w="1800"/>
        <w:gridCol w:w="1418"/>
      </w:tblGrid>
      <w:tr w:rsidR="00837320" w:rsidRPr="00FF2D00" w:rsidTr="00837320">
        <w:trPr>
          <w:trHeight w:val="600"/>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37320" w:rsidRPr="00FF2D00" w:rsidRDefault="00837320" w:rsidP="00837320">
            <w:pPr>
              <w:spacing w:after="0" w:line="240" w:lineRule="auto"/>
              <w:jc w:val="center"/>
              <w:rPr>
                <w:rFonts w:ascii="Calibri" w:eastAsia="Times New Roman" w:hAnsi="Calibri" w:cs="Calibri"/>
                <w:b/>
                <w:bCs/>
                <w:color w:val="000000"/>
                <w:sz w:val="20"/>
                <w:szCs w:val="20"/>
              </w:rPr>
            </w:pPr>
            <w:r w:rsidRPr="00FF2D00">
              <w:rPr>
                <w:rFonts w:ascii="Calibri" w:eastAsia="Times New Roman" w:hAnsi="Calibri" w:cs="Calibri"/>
                <w:b/>
                <w:bCs/>
                <w:color w:val="000000"/>
                <w:sz w:val="20"/>
                <w:szCs w:val="20"/>
              </w:rPr>
              <w:t xml:space="preserve">№ </w:t>
            </w:r>
            <w:proofErr w:type="spellStart"/>
            <w:r w:rsidRPr="00FF2D00">
              <w:rPr>
                <w:rFonts w:ascii="Calibri" w:eastAsia="Times New Roman" w:hAnsi="Calibri" w:cs="Calibri"/>
                <w:b/>
                <w:bCs/>
                <w:color w:val="000000"/>
                <w:sz w:val="20"/>
                <w:szCs w:val="20"/>
              </w:rPr>
              <w:t>п.п</w:t>
            </w:r>
            <w:proofErr w:type="spellEnd"/>
            <w:r w:rsidRPr="00FF2D00">
              <w:rPr>
                <w:rFonts w:ascii="Calibri" w:eastAsia="Times New Roman" w:hAnsi="Calibri" w:cs="Calibri"/>
                <w:b/>
                <w:bCs/>
                <w:color w:val="000000"/>
                <w:sz w:val="20"/>
                <w:szCs w:val="20"/>
              </w:rPr>
              <w:t>.</w:t>
            </w:r>
          </w:p>
        </w:tc>
        <w:tc>
          <w:tcPr>
            <w:tcW w:w="5923" w:type="dxa"/>
            <w:tcBorders>
              <w:top w:val="single" w:sz="4" w:space="0" w:color="auto"/>
              <w:left w:val="nil"/>
              <w:bottom w:val="single" w:sz="4" w:space="0" w:color="auto"/>
              <w:right w:val="single" w:sz="4" w:space="0" w:color="auto"/>
            </w:tcBorders>
            <w:shd w:val="clear" w:color="auto" w:fill="auto"/>
            <w:noWrap/>
            <w:vAlign w:val="center"/>
            <w:hideMark/>
          </w:tcPr>
          <w:p w:rsidR="00837320" w:rsidRPr="00FF2D00" w:rsidRDefault="00837320" w:rsidP="00837320">
            <w:pPr>
              <w:spacing w:after="0" w:line="240" w:lineRule="auto"/>
              <w:jc w:val="center"/>
              <w:rPr>
                <w:rFonts w:ascii="Calibri" w:eastAsia="Times New Roman" w:hAnsi="Calibri" w:cs="Calibri"/>
                <w:b/>
                <w:bCs/>
                <w:color w:val="000000"/>
                <w:sz w:val="20"/>
                <w:szCs w:val="20"/>
              </w:rPr>
            </w:pPr>
            <w:proofErr w:type="spellStart"/>
            <w:r w:rsidRPr="00FF2D00">
              <w:rPr>
                <w:rFonts w:ascii="Calibri" w:eastAsia="Times New Roman" w:hAnsi="Calibri" w:cs="Calibri"/>
                <w:b/>
                <w:bCs/>
                <w:color w:val="000000"/>
                <w:sz w:val="20"/>
                <w:szCs w:val="20"/>
              </w:rPr>
              <w:t>Функция</w:t>
            </w:r>
            <w:proofErr w:type="spellEnd"/>
            <w:r w:rsidRPr="00FF2D00">
              <w:rPr>
                <w:rFonts w:ascii="Calibri" w:eastAsia="Times New Roman" w:hAnsi="Calibri" w:cs="Calibri"/>
                <w:b/>
                <w:bCs/>
                <w:color w:val="000000"/>
                <w:sz w:val="20"/>
                <w:szCs w:val="20"/>
              </w:rPr>
              <w:t xml:space="preserve"> в СОФР</w:t>
            </w:r>
          </w:p>
        </w:tc>
        <w:tc>
          <w:tcPr>
            <w:tcW w:w="1226" w:type="dxa"/>
            <w:tcBorders>
              <w:top w:val="single" w:sz="4" w:space="0" w:color="auto"/>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03.01.2024</w:t>
            </w:r>
          </w:p>
        </w:tc>
        <w:tc>
          <w:tcPr>
            <w:tcW w:w="1226" w:type="dxa"/>
            <w:tcBorders>
              <w:top w:val="single" w:sz="4" w:space="0" w:color="auto"/>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04.01.2024</w:t>
            </w:r>
          </w:p>
        </w:tc>
        <w:tc>
          <w:tcPr>
            <w:tcW w:w="1800" w:type="dxa"/>
            <w:tcBorders>
              <w:top w:val="single" w:sz="4" w:space="0" w:color="auto"/>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05.01.2024</w:t>
            </w:r>
          </w:p>
        </w:tc>
        <w:tc>
          <w:tcPr>
            <w:tcW w:w="1418" w:type="dxa"/>
            <w:tcBorders>
              <w:top w:val="single" w:sz="4" w:space="0" w:color="auto"/>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08.01.2024</w:t>
            </w:r>
          </w:p>
        </w:tc>
      </w:tr>
      <w:tr w:rsidR="00837320" w:rsidRPr="00FF2D00" w:rsidTr="00837320">
        <w:trPr>
          <w:trHeight w:val="300"/>
        </w:trPr>
        <w:tc>
          <w:tcPr>
            <w:tcW w:w="740" w:type="dxa"/>
            <w:tcBorders>
              <w:top w:val="nil"/>
              <w:left w:val="single" w:sz="4" w:space="0" w:color="auto"/>
              <w:bottom w:val="single" w:sz="4" w:space="0" w:color="auto"/>
              <w:right w:val="nil"/>
            </w:tcBorders>
            <w:shd w:val="clear" w:color="auto" w:fill="auto"/>
            <w:noWrap/>
            <w:vAlign w:val="center"/>
            <w:hideMark/>
          </w:tcPr>
          <w:p w:rsidR="00837320" w:rsidRPr="00FF2D00" w:rsidRDefault="00837320" w:rsidP="00837320">
            <w:pPr>
              <w:spacing w:after="0" w:line="240" w:lineRule="auto"/>
              <w:jc w:val="center"/>
              <w:rPr>
                <w:rFonts w:ascii="Calibri" w:eastAsia="Times New Roman" w:hAnsi="Calibri" w:cs="Calibri"/>
                <w:color w:val="000000"/>
                <w:sz w:val="20"/>
                <w:szCs w:val="20"/>
              </w:rPr>
            </w:pPr>
            <w:r w:rsidRPr="00FF2D00">
              <w:rPr>
                <w:rFonts w:ascii="Calibri" w:eastAsia="Times New Roman" w:hAnsi="Calibri" w:cs="Calibri"/>
                <w:color w:val="000000"/>
                <w:sz w:val="20"/>
                <w:szCs w:val="20"/>
              </w:rPr>
              <w:t>2</w:t>
            </w:r>
          </w:p>
        </w:tc>
        <w:tc>
          <w:tcPr>
            <w:tcW w:w="5923" w:type="dxa"/>
            <w:tcBorders>
              <w:top w:val="nil"/>
              <w:left w:val="nil"/>
              <w:bottom w:val="single" w:sz="4" w:space="0" w:color="auto"/>
              <w:right w:val="single" w:sz="4" w:space="0" w:color="auto"/>
            </w:tcBorders>
            <w:shd w:val="clear" w:color="auto" w:fill="auto"/>
            <w:hideMark/>
          </w:tcPr>
          <w:p w:rsidR="00837320" w:rsidRPr="00FF2D00" w:rsidRDefault="00837320" w:rsidP="00837320">
            <w:pPr>
              <w:spacing w:after="0" w:line="240" w:lineRule="auto"/>
              <w:rPr>
                <w:rFonts w:ascii="Calibri" w:eastAsia="Times New Roman" w:hAnsi="Calibri" w:cs="Calibri"/>
                <w:color w:val="000000"/>
                <w:sz w:val="20"/>
                <w:szCs w:val="20"/>
                <w:lang w:val="ru-RU"/>
              </w:rPr>
            </w:pPr>
            <w:r w:rsidRPr="00FF2D00">
              <w:rPr>
                <w:rFonts w:ascii="Calibri" w:eastAsia="Times New Roman" w:hAnsi="Calibri" w:cs="Calibri"/>
                <w:color w:val="000000"/>
                <w:sz w:val="20"/>
                <w:szCs w:val="20"/>
                <w:lang w:val="ru-RU"/>
              </w:rPr>
              <w:t>Проводятся торги на Московской бирже?</w:t>
            </w:r>
            <w:r w:rsidRPr="00FF2D00">
              <w:rPr>
                <w:rFonts w:ascii="Calibri" w:eastAsia="Times New Roman" w:hAnsi="Calibri" w:cs="Calibri"/>
                <w:color w:val="000000"/>
                <w:sz w:val="20"/>
                <w:szCs w:val="20"/>
              </w:rPr>
              <w:t> </w:t>
            </w:r>
          </w:p>
        </w:tc>
        <w:tc>
          <w:tcPr>
            <w:tcW w:w="1226" w:type="dxa"/>
            <w:tcBorders>
              <w:top w:val="nil"/>
              <w:left w:val="nil"/>
              <w:bottom w:val="single" w:sz="4" w:space="0" w:color="auto"/>
              <w:right w:val="single" w:sz="4" w:space="0" w:color="auto"/>
            </w:tcBorders>
            <w:shd w:val="clear" w:color="FFFFFF" w:fill="FFFFFF"/>
            <w:vAlign w:val="bottom"/>
            <w:hideMark/>
          </w:tcPr>
          <w:p w:rsidR="00837320" w:rsidRPr="00FF2D00" w:rsidRDefault="00837320" w:rsidP="00837320">
            <w:pPr>
              <w:spacing w:after="0" w:line="240" w:lineRule="auto"/>
              <w:jc w:val="center"/>
              <w:rPr>
                <w:rFonts w:ascii="Calibri" w:eastAsia="Times New Roman" w:hAnsi="Calibri" w:cs="Calibri"/>
                <w:color w:val="000000"/>
                <w:sz w:val="20"/>
                <w:szCs w:val="20"/>
              </w:rPr>
            </w:pPr>
            <w:proofErr w:type="spellStart"/>
            <w:r w:rsidRPr="00FF2D00">
              <w:rPr>
                <w:rFonts w:ascii="Calibri" w:eastAsia="Times New Roman" w:hAnsi="Calibri" w:cs="Calibri"/>
                <w:color w:val="000000"/>
                <w:sz w:val="20"/>
                <w:szCs w:val="20"/>
              </w:rPr>
              <w:t>да</w:t>
            </w:r>
            <w:proofErr w:type="spellEnd"/>
          </w:p>
        </w:tc>
        <w:tc>
          <w:tcPr>
            <w:tcW w:w="1226" w:type="dxa"/>
            <w:tcBorders>
              <w:top w:val="nil"/>
              <w:left w:val="nil"/>
              <w:bottom w:val="single" w:sz="4" w:space="0" w:color="auto"/>
              <w:right w:val="single" w:sz="4" w:space="0" w:color="auto"/>
            </w:tcBorders>
            <w:shd w:val="clear" w:color="FFFFFF" w:fill="FFFFFF"/>
            <w:vAlign w:val="bottom"/>
            <w:hideMark/>
          </w:tcPr>
          <w:p w:rsidR="00837320" w:rsidRPr="00FF2D00" w:rsidRDefault="00837320" w:rsidP="00837320">
            <w:pPr>
              <w:spacing w:after="0" w:line="240" w:lineRule="auto"/>
              <w:jc w:val="center"/>
              <w:rPr>
                <w:rFonts w:ascii="Calibri" w:eastAsia="Times New Roman" w:hAnsi="Calibri" w:cs="Calibri"/>
                <w:color w:val="000000"/>
                <w:sz w:val="20"/>
                <w:szCs w:val="20"/>
              </w:rPr>
            </w:pPr>
            <w:proofErr w:type="spellStart"/>
            <w:r w:rsidRPr="00FF2D00">
              <w:rPr>
                <w:rFonts w:ascii="Calibri" w:eastAsia="Times New Roman" w:hAnsi="Calibri" w:cs="Calibri"/>
                <w:color w:val="000000"/>
                <w:sz w:val="20"/>
                <w:szCs w:val="20"/>
              </w:rPr>
              <w:t>да</w:t>
            </w:r>
            <w:proofErr w:type="spellEnd"/>
          </w:p>
        </w:tc>
        <w:tc>
          <w:tcPr>
            <w:tcW w:w="1800" w:type="dxa"/>
            <w:tcBorders>
              <w:top w:val="nil"/>
              <w:left w:val="nil"/>
              <w:bottom w:val="single" w:sz="4" w:space="0" w:color="auto"/>
              <w:right w:val="single" w:sz="4" w:space="0" w:color="auto"/>
            </w:tcBorders>
            <w:shd w:val="clear" w:color="FFFFFF" w:fill="FFFFFF"/>
            <w:vAlign w:val="bottom"/>
            <w:hideMark/>
          </w:tcPr>
          <w:p w:rsidR="00837320" w:rsidRPr="00FF2D00" w:rsidRDefault="00837320" w:rsidP="00837320">
            <w:pPr>
              <w:spacing w:after="0" w:line="240" w:lineRule="auto"/>
              <w:jc w:val="center"/>
              <w:rPr>
                <w:rFonts w:ascii="Calibri" w:eastAsia="Times New Roman" w:hAnsi="Calibri" w:cs="Calibri"/>
                <w:color w:val="000000"/>
                <w:sz w:val="20"/>
                <w:szCs w:val="20"/>
              </w:rPr>
            </w:pPr>
            <w:proofErr w:type="spellStart"/>
            <w:r w:rsidRPr="00FF2D00">
              <w:rPr>
                <w:rFonts w:ascii="Calibri" w:eastAsia="Times New Roman" w:hAnsi="Calibri" w:cs="Calibri"/>
                <w:color w:val="000000"/>
                <w:sz w:val="20"/>
                <w:szCs w:val="20"/>
              </w:rPr>
              <w:t>да</w:t>
            </w:r>
            <w:proofErr w:type="spellEnd"/>
          </w:p>
        </w:tc>
        <w:tc>
          <w:tcPr>
            <w:tcW w:w="1418" w:type="dxa"/>
            <w:tcBorders>
              <w:top w:val="nil"/>
              <w:left w:val="nil"/>
              <w:bottom w:val="single" w:sz="4" w:space="0" w:color="auto"/>
              <w:right w:val="single" w:sz="4" w:space="0" w:color="auto"/>
            </w:tcBorders>
            <w:shd w:val="clear" w:color="FFFFFF" w:fill="FFFFFF"/>
            <w:vAlign w:val="bottom"/>
            <w:hideMark/>
          </w:tcPr>
          <w:p w:rsidR="00837320" w:rsidRPr="00FF2D00" w:rsidRDefault="00B20354" w:rsidP="00837320">
            <w:pPr>
              <w:spacing w:after="0" w:line="240" w:lineRule="auto"/>
              <w:jc w:val="center"/>
              <w:rPr>
                <w:rFonts w:ascii="Calibri" w:eastAsia="Times New Roman" w:hAnsi="Calibri" w:cs="Calibri"/>
                <w:color w:val="000000"/>
                <w:sz w:val="20"/>
                <w:szCs w:val="20"/>
              </w:rPr>
            </w:pPr>
            <w:proofErr w:type="spellStart"/>
            <w:r w:rsidRPr="00FF2D00">
              <w:rPr>
                <w:rFonts w:ascii="Calibri" w:eastAsia="Times New Roman" w:hAnsi="Calibri" w:cs="Calibri"/>
                <w:color w:val="000000"/>
                <w:sz w:val="20"/>
                <w:szCs w:val="20"/>
              </w:rPr>
              <w:t>Д</w:t>
            </w:r>
            <w:r w:rsidR="00837320" w:rsidRPr="00FF2D00">
              <w:rPr>
                <w:rFonts w:ascii="Calibri" w:eastAsia="Times New Roman" w:hAnsi="Calibri" w:cs="Calibri"/>
                <w:color w:val="000000"/>
                <w:sz w:val="20"/>
                <w:szCs w:val="20"/>
              </w:rPr>
              <w:t>а</w:t>
            </w:r>
            <w:proofErr w:type="spellEnd"/>
          </w:p>
        </w:tc>
      </w:tr>
      <w:tr w:rsidR="00837320" w:rsidRPr="00FF2D00" w:rsidTr="00837320">
        <w:trPr>
          <w:trHeight w:val="600"/>
        </w:trPr>
        <w:tc>
          <w:tcPr>
            <w:tcW w:w="740" w:type="dxa"/>
            <w:tcBorders>
              <w:top w:val="nil"/>
              <w:left w:val="single" w:sz="4" w:space="0" w:color="auto"/>
              <w:bottom w:val="single" w:sz="4" w:space="0" w:color="auto"/>
              <w:right w:val="nil"/>
            </w:tcBorders>
            <w:shd w:val="clear" w:color="auto" w:fill="auto"/>
            <w:noWrap/>
            <w:vAlign w:val="center"/>
            <w:hideMark/>
          </w:tcPr>
          <w:p w:rsidR="00837320" w:rsidRPr="00FF2D00" w:rsidRDefault="00837320" w:rsidP="00837320">
            <w:pPr>
              <w:spacing w:after="0" w:line="240" w:lineRule="auto"/>
              <w:jc w:val="center"/>
              <w:rPr>
                <w:rFonts w:ascii="Calibri" w:eastAsia="Times New Roman" w:hAnsi="Calibri" w:cs="Calibri"/>
                <w:color w:val="000000"/>
                <w:sz w:val="20"/>
                <w:szCs w:val="20"/>
              </w:rPr>
            </w:pPr>
            <w:r w:rsidRPr="00FF2D00">
              <w:rPr>
                <w:rFonts w:ascii="Calibri" w:eastAsia="Times New Roman" w:hAnsi="Calibri" w:cs="Calibri"/>
                <w:color w:val="000000"/>
                <w:sz w:val="20"/>
                <w:szCs w:val="20"/>
              </w:rPr>
              <w:t>3</w:t>
            </w:r>
          </w:p>
        </w:tc>
        <w:tc>
          <w:tcPr>
            <w:tcW w:w="5923" w:type="dxa"/>
            <w:tcBorders>
              <w:top w:val="nil"/>
              <w:left w:val="nil"/>
              <w:bottom w:val="single" w:sz="4" w:space="0" w:color="auto"/>
              <w:right w:val="single" w:sz="4" w:space="0" w:color="auto"/>
            </w:tcBorders>
            <w:shd w:val="clear" w:color="auto" w:fill="auto"/>
            <w:hideMark/>
          </w:tcPr>
          <w:p w:rsidR="00837320" w:rsidRPr="00FF2D00" w:rsidRDefault="00837320" w:rsidP="00837320">
            <w:pPr>
              <w:spacing w:after="0" w:line="240" w:lineRule="auto"/>
              <w:rPr>
                <w:rFonts w:ascii="Calibri" w:eastAsia="Times New Roman" w:hAnsi="Calibri" w:cs="Calibri"/>
                <w:color w:val="000000"/>
                <w:sz w:val="20"/>
                <w:szCs w:val="20"/>
                <w:lang w:val="ru-RU"/>
              </w:rPr>
            </w:pPr>
            <w:r w:rsidRPr="00FF2D00">
              <w:rPr>
                <w:rFonts w:ascii="Calibri" w:eastAsia="Times New Roman" w:hAnsi="Calibri" w:cs="Calibri"/>
                <w:color w:val="000000"/>
                <w:sz w:val="20"/>
                <w:szCs w:val="20"/>
                <w:lang w:val="ru-RU"/>
              </w:rPr>
              <w:t>Если ответ на вопрос № 2 "Да", в какую дату выгружаются в АБС ЦФТ</w:t>
            </w:r>
            <w:r w:rsidRPr="00FF2D00">
              <w:rPr>
                <w:rFonts w:ascii="Calibri" w:eastAsia="Times New Roman" w:hAnsi="Calibri" w:cs="Calibri"/>
                <w:color w:val="000000"/>
                <w:sz w:val="20"/>
                <w:szCs w:val="20"/>
              </w:rPr>
              <w:t> </w:t>
            </w:r>
            <w:r w:rsidRPr="00FF2D00">
              <w:rPr>
                <w:rFonts w:ascii="Calibri" w:eastAsia="Times New Roman" w:hAnsi="Calibri" w:cs="Calibri"/>
                <w:color w:val="000000"/>
                <w:sz w:val="20"/>
                <w:szCs w:val="20"/>
                <w:lang w:val="ru-RU"/>
              </w:rPr>
              <w:t xml:space="preserve"> сформированные при обработке итогов дня проводки</w:t>
            </w:r>
            <w:r w:rsidRPr="00FF2D00">
              <w:rPr>
                <w:rFonts w:ascii="Calibri" w:eastAsia="Times New Roman" w:hAnsi="Calibri" w:cs="Calibri"/>
                <w:color w:val="000000"/>
                <w:sz w:val="20"/>
                <w:szCs w:val="20"/>
              </w:rPr>
              <w:t> </w:t>
            </w:r>
          </w:p>
        </w:tc>
        <w:tc>
          <w:tcPr>
            <w:tcW w:w="1226" w:type="dxa"/>
            <w:tcBorders>
              <w:top w:val="nil"/>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03.01.2024</w:t>
            </w:r>
          </w:p>
        </w:tc>
        <w:tc>
          <w:tcPr>
            <w:tcW w:w="1226" w:type="dxa"/>
            <w:tcBorders>
              <w:top w:val="nil"/>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04.01.2024</w:t>
            </w:r>
          </w:p>
        </w:tc>
        <w:tc>
          <w:tcPr>
            <w:tcW w:w="1800" w:type="dxa"/>
            <w:tcBorders>
              <w:top w:val="nil"/>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05.01.2024</w:t>
            </w:r>
          </w:p>
        </w:tc>
        <w:tc>
          <w:tcPr>
            <w:tcW w:w="1418" w:type="dxa"/>
            <w:tcBorders>
              <w:top w:val="nil"/>
              <w:left w:val="nil"/>
              <w:bottom w:val="single" w:sz="4" w:space="0" w:color="auto"/>
              <w:right w:val="single" w:sz="4" w:space="0" w:color="auto"/>
            </w:tcBorders>
            <w:shd w:val="clear" w:color="FFFFFF" w:fill="FFFFFF"/>
            <w:vAlign w:val="center"/>
            <w:hideMark/>
          </w:tcPr>
          <w:p w:rsidR="00837320" w:rsidRPr="00FF2D00" w:rsidRDefault="00837320" w:rsidP="00837320">
            <w:pPr>
              <w:spacing w:after="0" w:line="240" w:lineRule="auto"/>
              <w:jc w:val="center"/>
              <w:rPr>
                <w:rFonts w:ascii="Calibri" w:eastAsia="Times New Roman" w:hAnsi="Calibri" w:cs="Calibri"/>
                <w:b/>
                <w:bCs/>
                <w:sz w:val="20"/>
                <w:szCs w:val="20"/>
              </w:rPr>
            </w:pPr>
            <w:r w:rsidRPr="00FF2D00">
              <w:rPr>
                <w:rFonts w:ascii="Calibri" w:eastAsia="Times New Roman" w:hAnsi="Calibri" w:cs="Calibri"/>
                <w:b/>
                <w:bCs/>
                <w:sz w:val="20"/>
                <w:szCs w:val="20"/>
              </w:rPr>
              <w:t>08.01.2024</w:t>
            </w:r>
          </w:p>
        </w:tc>
      </w:tr>
    </w:tbl>
    <w:p w:rsidR="00FF2D00" w:rsidRDefault="00FF2D00" w:rsidP="001E7FE8">
      <w:pPr>
        <w:rPr>
          <w:lang w:val="ru-RU"/>
        </w:rPr>
      </w:pPr>
    </w:p>
    <w:p w:rsidR="00FF2D00" w:rsidRDefault="00CF316E" w:rsidP="00FF2D00">
      <w:pPr>
        <w:rPr>
          <w:lang w:val="ru-RU"/>
        </w:rPr>
      </w:pPr>
      <w:r>
        <w:rPr>
          <w:lang w:val="ru-RU"/>
        </w:rPr>
        <w:t>В</w:t>
      </w:r>
      <w:r w:rsidR="00FF2D00">
        <w:rPr>
          <w:lang w:val="ru-RU"/>
        </w:rPr>
        <w:t xml:space="preserve"> банке в этот день будут открываться операционные дни, и все проводки, совершенные в эти дни, должны быть выгружены в ЦФТ с той же датой. </w:t>
      </w:r>
    </w:p>
    <w:p w:rsidR="00FF2D00" w:rsidRDefault="00FF2D00" w:rsidP="00FF2D00">
      <w:pPr>
        <w:rPr>
          <w:lang w:val="ru-RU"/>
        </w:rPr>
      </w:pPr>
      <w:r>
        <w:rPr>
          <w:lang w:val="ru-RU"/>
        </w:rPr>
        <w:t>Следовательно, даты 1-</w:t>
      </w:r>
      <w:r w:rsidR="00837320">
        <w:rPr>
          <w:lang w:val="ru-RU"/>
        </w:rPr>
        <w:t>8, 15</w:t>
      </w:r>
      <w:r>
        <w:rPr>
          <w:lang w:val="ru-RU"/>
        </w:rPr>
        <w:t xml:space="preserve"> января</w:t>
      </w:r>
      <w:r w:rsidR="00837320">
        <w:rPr>
          <w:lang w:val="ru-RU"/>
        </w:rPr>
        <w:t xml:space="preserve"> и 19 и 23 февраля </w:t>
      </w:r>
      <w:r>
        <w:rPr>
          <w:lang w:val="ru-RU"/>
        </w:rPr>
        <w:t>в календарях СОФР должна иметь настройки, представленные в таблице:</w:t>
      </w:r>
    </w:p>
    <w:tbl>
      <w:tblPr>
        <w:tblW w:w="12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228"/>
        <w:gridCol w:w="1228"/>
        <w:gridCol w:w="1228"/>
        <w:gridCol w:w="1228"/>
        <w:gridCol w:w="1228"/>
        <w:gridCol w:w="1228"/>
        <w:gridCol w:w="1228"/>
        <w:gridCol w:w="1228"/>
        <w:gridCol w:w="1228"/>
      </w:tblGrid>
      <w:tr w:rsidR="00FF2D00" w:rsidRPr="002E2C4C" w:rsidTr="00982CE5">
        <w:trPr>
          <w:trHeight w:val="300"/>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Номер</w:t>
            </w:r>
            <w:r w:rsidRPr="002E2C4C">
              <w:rPr>
                <w:rFonts w:ascii="Calibri" w:eastAsia="Times New Roman" w:hAnsi="Calibri" w:cs="Calibri"/>
                <w:color w:val="000000"/>
                <w:sz w:val="20"/>
                <w:szCs w:val="20"/>
                <w:lang w:val="ru-RU"/>
              </w:rPr>
              <w:t xml:space="preserve"> </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200</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210</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220</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230</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240</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211</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221</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231</w:t>
            </w:r>
          </w:p>
        </w:tc>
        <w:tc>
          <w:tcPr>
            <w:tcW w:w="1228" w:type="dxa"/>
            <w:shd w:val="clear" w:color="auto" w:fill="auto"/>
            <w:noWrap/>
            <w:hideMark/>
          </w:tcPr>
          <w:p w:rsidR="00FF2D00" w:rsidRPr="0045329D" w:rsidRDefault="00FF2D00" w:rsidP="00982CE5">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241</w:t>
            </w:r>
          </w:p>
        </w:tc>
      </w:tr>
      <w:tr w:rsidR="00FF2D00" w:rsidRPr="00712C62" w:rsidTr="00982CE5">
        <w:trPr>
          <w:trHeight w:val="1516"/>
        </w:trPr>
        <w:tc>
          <w:tcPr>
            <w:tcW w:w="1627"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Наименование</w:t>
            </w:r>
            <w:proofErr w:type="spellEnd"/>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общий</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рубли</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доллары</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евро</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юань</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рубли</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доллары</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евро</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юань</w:t>
            </w:r>
          </w:p>
        </w:tc>
      </w:tr>
      <w:tr w:rsidR="00FF2D00" w:rsidRPr="002E2C4C" w:rsidTr="00982CE5">
        <w:trPr>
          <w:trHeight w:val="300"/>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Подсистема</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r>
      <w:tr w:rsidR="00FF2D00" w:rsidRPr="002E2C4C" w:rsidTr="00982CE5">
        <w:trPr>
          <w:trHeight w:val="821"/>
        </w:trPr>
        <w:tc>
          <w:tcPr>
            <w:tcW w:w="1627"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Тип</w:t>
            </w:r>
            <w:proofErr w:type="spellEnd"/>
            <w:r w:rsidRPr="002E2C4C">
              <w:rPr>
                <w:rFonts w:ascii="Calibri" w:eastAsia="Times New Roman" w:hAnsi="Calibri" w:cs="Calibri"/>
                <w:color w:val="000000"/>
                <w:sz w:val="20"/>
                <w:szCs w:val="20"/>
                <w:lang w:val="ru-RU"/>
              </w:rPr>
              <w:t xml:space="preserve"> объекта привязки</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r>
      <w:tr w:rsidR="00FF2D00" w:rsidRPr="002E2C4C" w:rsidTr="00982CE5">
        <w:trPr>
          <w:trHeight w:val="300"/>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Биржа</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r>
      <w:tr w:rsidR="00FF2D00" w:rsidRPr="002E2C4C" w:rsidTr="00982CE5">
        <w:trPr>
          <w:trHeight w:val="600"/>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lang w:val="ru-RU"/>
              </w:rPr>
              <w:t>Р</w:t>
            </w:r>
            <w:proofErr w:type="spellStart"/>
            <w:r w:rsidRPr="0045329D">
              <w:rPr>
                <w:rFonts w:ascii="Calibri" w:eastAsia="Times New Roman" w:hAnsi="Calibri" w:cs="Calibri"/>
                <w:color w:val="000000"/>
                <w:sz w:val="20"/>
                <w:szCs w:val="20"/>
              </w:rPr>
              <w:t>ынок</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r w:rsidRPr="0045329D">
              <w:rPr>
                <w:rFonts w:ascii="Calibri" w:eastAsia="Times New Roman" w:hAnsi="Calibri" w:cs="Calibri"/>
                <w:color w:val="000000"/>
                <w:sz w:val="20"/>
                <w:szCs w:val="20"/>
              </w:rPr>
              <w:t xml:space="preserve"> </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FF2D00" w:rsidRPr="0045329D" w:rsidRDefault="00B20354"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w:t>
            </w:r>
            <w:r w:rsidR="00FF2D00" w:rsidRPr="0045329D">
              <w:rPr>
                <w:rFonts w:ascii="Calibri" w:eastAsia="Times New Roman" w:hAnsi="Calibri" w:cs="Calibri"/>
                <w:color w:val="000000"/>
                <w:sz w:val="20"/>
                <w:szCs w:val="20"/>
              </w:rPr>
              <w:t>ондовый</w:t>
            </w:r>
            <w:proofErr w:type="spellEnd"/>
          </w:p>
        </w:tc>
      </w:tr>
      <w:tr w:rsidR="00FF2D00" w:rsidRPr="002E2C4C" w:rsidTr="00982CE5">
        <w:trPr>
          <w:trHeight w:val="347"/>
        </w:trPr>
        <w:tc>
          <w:tcPr>
            <w:tcW w:w="1627"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r w:rsidRPr="002E2C4C">
              <w:rPr>
                <w:rFonts w:ascii="Calibri" w:eastAsia="Times New Roman" w:hAnsi="Calibri" w:cs="Calibri"/>
                <w:color w:val="000000"/>
                <w:sz w:val="20"/>
                <w:szCs w:val="20"/>
                <w:lang w:val="ru-RU"/>
              </w:rPr>
              <w:t>Тип дней</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r w:rsidRPr="0045329D">
              <w:rPr>
                <w:rFonts w:ascii="Calibri" w:eastAsia="Times New Roman" w:hAnsi="Calibri" w:cs="Calibri"/>
                <w:color w:val="000000"/>
                <w:sz w:val="20"/>
                <w:szCs w:val="20"/>
              </w:rPr>
              <w:t xml:space="preserve"> </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45329D" w:rsidRDefault="00FF2D00" w:rsidP="00982CE5">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2E2C4C" w:rsidRDefault="00FF2D00" w:rsidP="00982CE5">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2E2C4C" w:rsidRDefault="00FF2D00" w:rsidP="00982CE5">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FF2D00" w:rsidRPr="002E2C4C" w:rsidRDefault="00FF2D00" w:rsidP="00982CE5">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r>
      <w:tr w:rsidR="00FF2D00" w:rsidRPr="002E2C4C" w:rsidTr="00982CE5">
        <w:trPr>
          <w:trHeight w:val="300"/>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lang w:val="ru-RU"/>
              </w:rPr>
              <w:t>В</w:t>
            </w:r>
            <w:proofErr w:type="spellStart"/>
            <w:r w:rsidRPr="0045329D">
              <w:rPr>
                <w:rFonts w:ascii="Calibri" w:eastAsia="Times New Roman" w:hAnsi="Calibri" w:cs="Calibri"/>
                <w:color w:val="000000"/>
                <w:sz w:val="20"/>
                <w:szCs w:val="20"/>
              </w:rPr>
              <w:t>алюта</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все</w:t>
            </w:r>
            <w:proofErr w:type="spellEnd"/>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643</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840</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978</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156</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643</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840</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978</w:t>
            </w:r>
          </w:p>
        </w:tc>
        <w:tc>
          <w:tcPr>
            <w:tcW w:w="1228" w:type="dxa"/>
            <w:shd w:val="clear" w:color="auto" w:fill="auto"/>
            <w:noWrap/>
            <w:hideMark/>
          </w:tcPr>
          <w:p w:rsidR="00FF2D00" w:rsidRPr="0045329D" w:rsidRDefault="00FF2D00" w:rsidP="00982CE5">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156</w:t>
            </w:r>
          </w:p>
        </w:tc>
      </w:tr>
      <w:tr w:rsidR="00FF2D00" w:rsidRPr="002E2C4C" w:rsidTr="00837320">
        <w:trPr>
          <w:trHeight w:val="304"/>
        </w:trPr>
        <w:tc>
          <w:tcPr>
            <w:tcW w:w="1627" w:type="dxa"/>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lang w:val="ru-RU"/>
              </w:rPr>
            </w:pPr>
            <w:r w:rsidRPr="0045329D">
              <w:rPr>
                <w:rFonts w:ascii="Calibri" w:eastAsia="Times New Roman" w:hAnsi="Calibri" w:cs="Calibri"/>
                <w:b/>
                <w:color w:val="000000"/>
                <w:sz w:val="20"/>
                <w:szCs w:val="20"/>
              </w:rPr>
              <w:t>0</w:t>
            </w:r>
            <w:r>
              <w:rPr>
                <w:rFonts w:ascii="Calibri" w:eastAsia="Times New Roman" w:hAnsi="Calibri" w:cs="Calibri"/>
                <w:b/>
                <w:color w:val="000000"/>
                <w:sz w:val="20"/>
                <w:szCs w:val="20"/>
                <w:lang w:val="ru-RU"/>
              </w:rPr>
              <w:t>1</w:t>
            </w:r>
            <w:r w:rsidRPr="0045329D">
              <w:rPr>
                <w:rFonts w:ascii="Calibri" w:eastAsia="Times New Roman" w:hAnsi="Calibri" w:cs="Calibri"/>
                <w:b/>
                <w:color w:val="000000"/>
                <w:sz w:val="20"/>
                <w:szCs w:val="20"/>
              </w:rPr>
              <w:t>.0</w:t>
            </w:r>
            <w:r>
              <w:rPr>
                <w:rFonts w:ascii="Calibri" w:eastAsia="Times New Roman" w:hAnsi="Calibri" w:cs="Calibri"/>
                <w:b/>
                <w:color w:val="000000"/>
                <w:sz w:val="20"/>
                <w:szCs w:val="20"/>
                <w:lang w:val="ru-RU"/>
              </w:rPr>
              <w:t>1</w:t>
            </w:r>
            <w:r w:rsidRPr="0045329D">
              <w:rPr>
                <w:rFonts w:ascii="Calibri" w:eastAsia="Times New Roman" w:hAnsi="Calibri" w:cs="Calibri"/>
                <w:b/>
                <w:color w:val="000000"/>
                <w:sz w:val="20"/>
                <w:szCs w:val="20"/>
              </w:rPr>
              <w:t>.202</w:t>
            </w:r>
            <w:r w:rsidRPr="002E2C4C">
              <w:rPr>
                <w:rFonts w:ascii="Calibri" w:eastAsia="Times New Roman" w:hAnsi="Calibri" w:cs="Calibri"/>
                <w:b/>
                <w:color w:val="000000"/>
                <w:sz w:val="20"/>
                <w:szCs w:val="20"/>
                <w:lang w:val="ru-RU"/>
              </w:rPr>
              <w:t>4</w:t>
            </w: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2</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3</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4</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5</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6</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7</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FF2D0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FF2D00"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0</w:t>
            </w:r>
            <w:r w:rsidR="00837320">
              <w:rPr>
                <w:rFonts w:ascii="Calibri" w:eastAsia="Times New Roman" w:hAnsi="Calibri" w:cs="Calibri"/>
                <w:b/>
                <w:color w:val="000000"/>
                <w:sz w:val="20"/>
                <w:szCs w:val="20"/>
                <w:lang w:val="ru-RU"/>
              </w:rPr>
              <w:t>8</w:t>
            </w:r>
            <w:r w:rsidRPr="0045329D">
              <w:rPr>
                <w:rFonts w:ascii="Calibri" w:eastAsia="Times New Roman" w:hAnsi="Calibri" w:cs="Calibri"/>
                <w:b/>
                <w:color w:val="000000"/>
                <w:sz w:val="20"/>
                <w:szCs w:val="20"/>
              </w:rPr>
              <w:t>.0</w:t>
            </w:r>
            <w:r w:rsidRPr="00FF2D00">
              <w:rPr>
                <w:rFonts w:ascii="Calibri" w:eastAsia="Times New Roman" w:hAnsi="Calibri" w:cs="Calibri"/>
                <w:b/>
                <w:color w:val="000000"/>
                <w:sz w:val="20"/>
                <w:szCs w:val="20"/>
              </w:rPr>
              <w:t>1</w:t>
            </w:r>
            <w:r w:rsidRPr="0045329D">
              <w:rPr>
                <w:rFonts w:ascii="Calibri" w:eastAsia="Times New Roman" w:hAnsi="Calibri" w:cs="Calibri"/>
                <w:b/>
                <w:color w:val="000000"/>
                <w:sz w:val="20"/>
                <w:szCs w:val="20"/>
              </w:rPr>
              <w:t>.202</w:t>
            </w:r>
            <w:r w:rsidRPr="00FF2D00">
              <w:rPr>
                <w:rFonts w:ascii="Calibri" w:eastAsia="Times New Roman" w:hAnsi="Calibri" w:cs="Calibri"/>
                <w:b/>
                <w:color w:val="000000"/>
                <w:sz w:val="20"/>
                <w:szCs w:val="20"/>
              </w:rPr>
              <w:t>4</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hideMark/>
          </w:tcPr>
          <w:p w:rsidR="00FF2D00" w:rsidRPr="0045329D" w:rsidRDefault="00FF2D00" w:rsidP="00982CE5">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FF2D00" w:rsidRPr="0045329D" w:rsidRDefault="00FF2D00" w:rsidP="00982CE5">
            <w:pPr>
              <w:spacing w:after="0" w:line="240" w:lineRule="auto"/>
              <w:rPr>
                <w:rFonts w:ascii="Calibri" w:eastAsia="Times New Roman" w:hAnsi="Calibri" w:cs="Calibri"/>
                <w:b/>
                <w:color w:val="000000"/>
                <w:sz w:val="20"/>
                <w:szCs w:val="20"/>
              </w:rPr>
            </w:pPr>
          </w:p>
        </w:tc>
      </w:tr>
      <w:tr w:rsidR="0083732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tcPr>
          <w:p w:rsidR="00837320" w:rsidRPr="00837320" w:rsidRDefault="00837320" w:rsidP="00837320">
            <w:pPr>
              <w:spacing w:after="0" w:line="240" w:lineRule="auto"/>
              <w:rPr>
                <w:rFonts w:ascii="Calibri" w:eastAsia="Times New Roman" w:hAnsi="Calibri" w:cs="Calibri"/>
                <w:b/>
                <w:color w:val="000000"/>
                <w:sz w:val="20"/>
                <w:szCs w:val="20"/>
                <w:lang w:val="ru-RU"/>
              </w:rPr>
            </w:pPr>
            <w:r>
              <w:rPr>
                <w:rFonts w:ascii="Calibri" w:eastAsia="Times New Roman" w:hAnsi="Calibri" w:cs="Calibri"/>
                <w:b/>
                <w:color w:val="000000"/>
                <w:sz w:val="20"/>
                <w:szCs w:val="20"/>
                <w:lang w:val="ru-RU"/>
              </w:rPr>
              <w:t>15.01.2024</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r>
      <w:tr w:rsidR="0083732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tcPr>
          <w:p w:rsidR="00837320" w:rsidRPr="00837320" w:rsidRDefault="00837320" w:rsidP="00837320">
            <w:pPr>
              <w:spacing w:after="0" w:line="240" w:lineRule="auto"/>
              <w:rPr>
                <w:rFonts w:ascii="Calibri" w:eastAsia="Times New Roman" w:hAnsi="Calibri" w:cs="Calibri"/>
                <w:b/>
                <w:color w:val="000000"/>
                <w:sz w:val="20"/>
                <w:szCs w:val="20"/>
                <w:lang w:val="ru-RU"/>
              </w:rPr>
            </w:pPr>
            <w:r>
              <w:rPr>
                <w:rFonts w:ascii="Calibri" w:eastAsia="Times New Roman" w:hAnsi="Calibri" w:cs="Calibri"/>
                <w:b/>
                <w:color w:val="000000"/>
                <w:sz w:val="20"/>
                <w:szCs w:val="20"/>
                <w:lang w:val="ru-RU"/>
              </w:rPr>
              <w:t>19.02.2024</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tcBorders>
              <w:top w:val="single" w:sz="4" w:space="0" w:color="auto"/>
              <w:left w:val="single" w:sz="4" w:space="0" w:color="auto"/>
              <w:bottom w:val="single" w:sz="4" w:space="0" w:color="auto"/>
              <w:right w:val="single" w:sz="4" w:space="0" w:color="auto"/>
            </w:tcBorders>
            <w:shd w:val="clear" w:color="auto" w:fill="auto"/>
            <w:noWrap/>
          </w:tcPr>
          <w:p w:rsidR="00837320" w:rsidRPr="0045329D" w:rsidRDefault="00837320" w:rsidP="00837320">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r>
      <w:tr w:rsidR="00837320" w:rsidRPr="002E2C4C" w:rsidTr="00837320">
        <w:trPr>
          <w:trHeight w:val="304"/>
        </w:trPr>
        <w:tc>
          <w:tcPr>
            <w:tcW w:w="1627" w:type="dxa"/>
            <w:tcBorders>
              <w:top w:val="single" w:sz="4" w:space="0" w:color="auto"/>
              <w:left w:val="single" w:sz="4" w:space="0" w:color="auto"/>
              <w:bottom w:val="single" w:sz="4" w:space="0" w:color="auto"/>
              <w:right w:val="single" w:sz="4" w:space="0" w:color="auto"/>
            </w:tcBorders>
            <w:shd w:val="clear" w:color="auto" w:fill="auto"/>
            <w:noWrap/>
          </w:tcPr>
          <w:p w:rsidR="00837320" w:rsidRPr="00837320" w:rsidRDefault="00837320" w:rsidP="00837320">
            <w:pPr>
              <w:spacing w:after="0" w:line="240" w:lineRule="auto"/>
              <w:rPr>
                <w:rFonts w:ascii="Calibri" w:eastAsia="Times New Roman" w:hAnsi="Calibri" w:cs="Calibri"/>
                <w:b/>
                <w:color w:val="000000"/>
                <w:sz w:val="20"/>
                <w:szCs w:val="20"/>
                <w:lang w:val="ru-RU"/>
              </w:rPr>
            </w:pPr>
            <w:r>
              <w:rPr>
                <w:rFonts w:ascii="Calibri" w:eastAsia="Times New Roman" w:hAnsi="Calibri" w:cs="Calibri"/>
                <w:b/>
                <w:color w:val="000000"/>
                <w:sz w:val="20"/>
                <w:szCs w:val="20"/>
                <w:lang w:val="ru-RU"/>
              </w:rPr>
              <w:t>23.02.2024</w:t>
            </w: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c>
          <w:tcPr>
            <w:tcW w:w="1228" w:type="dxa"/>
            <w:tcBorders>
              <w:top w:val="single" w:sz="4" w:space="0" w:color="auto"/>
              <w:left w:val="single" w:sz="4" w:space="0" w:color="auto"/>
              <w:bottom w:val="single" w:sz="4" w:space="0" w:color="auto"/>
              <w:right w:val="single" w:sz="4" w:space="0" w:color="auto"/>
            </w:tcBorders>
            <w:shd w:val="clear" w:color="auto" w:fill="FF9999"/>
            <w:noWrap/>
          </w:tcPr>
          <w:p w:rsidR="00837320" w:rsidRPr="0045329D" w:rsidRDefault="00837320" w:rsidP="00837320">
            <w:pPr>
              <w:spacing w:after="0" w:line="240" w:lineRule="auto"/>
              <w:rPr>
                <w:rFonts w:ascii="Calibri" w:eastAsia="Times New Roman" w:hAnsi="Calibri" w:cs="Calibri"/>
                <w:b/>
                <w:color w:val="000000"/>
                <w:sz w:val="20"/>
                <w:szCs w:val="20"/>
              </w:rPr>
            </w:pPr>
          </w:p>
        </w:tc>
      </w:tr>
    </w:tbl>
    <w:p w:rsidR="00FF2D00" w:rsidRPr="00FF2D00" w:rsidRDefault="00FF2D00" w:rsidP="001E7FE8">
      <w:pPr>
        <w:rPr>
          <w:lang w:val="ru-RU"/>
        </w:rPr>
      </w:pPr>
    </w:p>
    <w:p w:rsidR="001E7FE8" w:rsidRDefault="001E7FE8" w:rsidP="00CF316E">
      <w:pPr>
        <w:pStyle w:val="3"/>
        <w:rPr>
          <w:lang w:val="ru-RU"/>
        </w:rPr>
      </w:pPr>
      <w:bookmarkStart w:id="215" w:name="_Toc202546583"/>
      <w:r>
        <w:rPr>
          <w:lang w:val="ru-RU"/>
        </w:rPr>
        <w:lastRenderedPageBreak/>
        <w:t>Пример 2</w:t>
      </w:r>
      <w:bookmarkEnd w:id="215"/>
    </w:p>
    <w:p w:rsidR="008231A0" w:rsidRDefault="00A25789" w:rsidP="001E7FE8">
      <w:pPr>
        <w:rPr>
          <w:lang w:val="ru-RU"/>
        </w:rPr>
      </w:pPr>
      <w:r>
        <w:rPr>
          <w:lang w:val="ru-RU"/>
        </w:rPr>
        <w:t xml:space="preserve">В дату </w:t>
      </w:r>
      <w:r w:rsidR="008231A0">
        <w:rPr>
          <w:lang w:val="ru-RU"/>
        </w:rPr>
        <w:t xml:space="preserve">3 мая </w:t>
      </w:r>
      <w:r>
        <w:rPr>
          <w:lang w:val="ru-RU"/>
        </w:rPr>
        <w:t xml:space="preserve">на ММВБ </w:t>
      </w:r>
      <w:r w:rsidR="008231A0">
        <w:rPr>
          <w:lang w:val="ru-RU"/>
        </w:rPr>
        <w:t>нет расчетов по сделкам с юанями на фондовом рынке, и нет  исполнения сделок покупки/продажи с расчетами в юанях на валютном рынке. Сделки на срочном рынке заключаются, расчеты по сделкам проводятся, т.к. все расчеты на этом рынке проходят в рублях, и этот день не является официальным выходным в РФ. В торговом календаре биржи этот день имеет такие параметры:</w:t>
      </w:r>
    </w:p>
    <w:p w:rsidR="008231A0" w:rsidRDefault="008231A0" w:rsidP="001E7FE8">
      <w:pPr>
        <w:rPr>
          <w:lang w:val="ru-RU"/>
        </w:rPr>
      </w:pPr>
      <w:r>
        <w:rPr>
          <w:noProof/>
          <w:lang w:val="ru-RU" w:eastAsia="ru-RU"/>
        </w:rPr>
        <w:drawing>
          <wp:inline distT="0" distB="0" distL="0" distR="0" wp14:anchorId="68350106" wp14:editId="324BB9F7">
            <wp:extent cx="3061252" cy="4514886"/>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2665" cy="4531719"/>
                    </a:xfrm>
                    <a:prstGeom prst="rect">
                      <a:avLst/>
                    </a:prstGeom>
                  </pic:spPr>
                </pic:pic>
              </a:graphicData>
            </a:graphic>
          </wp:inline>
        </w:drawing>
      </w:r>
      <w:r>
        <w:rPr>
          <w:lang w:val="ru-RU"/>
        </w:rPr>
        <w:t xml:space="preserve"> </w:t>
      </w:r>
    </w:p>
    <w:p w:rsidR="00FF2D00" w:rsidRDefault="008231A0" w:rsidP="001E7FE8">
      <w:pPr>
        <w:rPr>
          <w:lang w:val="ru-RU"/>
        </w:rPr>
      </w:pPr>
      <w:r>
        <w:rPr>
          <w:lang w:val="ru-RU"/>
        </w:rPr>
        <w:t>В банке в этот день открывается операционный день, все проводки, совершенные 3 мая, должны быть выгружены в ЦФТ с датой 3 мая.</w:t>
      </w:r>
      <w:r w:rsidR="00FF2D00">
        <w:rPr>
          <w:lang w:val="ru-RU"/>
        </w:rPr>
        <w:t xml:space="preserve"> </w:t>
      </w:r>
    </w:p>
    <w:p w:rsidR="00A25789" w:rsidRDefault="00A25789" w:rsidP="001E7FE8">
      <w:pPr>
        <w:rPr>
          <w:lang w:val="ru-RU"/>
        </w:rPr>
      </w:pPr>
      <w:r>
        <w:rPr>
          <w:lang w:val="ru-RU"/>
        </w:rPr>
        <w:t>Следовательно, дата 3 мая в календарях СОФР должна иметь настройки, представленные в таблицах:</w:t>
      </w:r>
    </w:p>
    <w:tbl>
      <w:tblPr>
        <w:tblW w:w="12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228"/>
        <w:gridCol w:w="1228"/>
        <w:gridCol w:w="1228"/>
        <w:gridCol w:w="1228"/>
        <w:gridCol w:w="1228"/>
        <w:gridCol w:w="1228"/>
        <w:gridCol w:w="1228"/>
        <w:gridCol w:w="1228"/>
        <w:gridCol w:w="1228"/>
      </w:tblGrid>
      <w:tr w:rsidR="005B0BFB" w:rsidRPr="002E2C4C" w:rsidTr="002E2C4C">
        <w:trPr>
          <w:trHeight w:val="300"/>
        </w:trPr>
        <w:tc>
          <w:tcPr>
            <w:tcW w:w="1627" w:type="dxa"/>
            <w:shd w:val="clear" w:color="auto" w:fill="auto"/>
            <w:noWrap/>
            <w:hideMark/>
          </w:tcPr>
          <w:p w:rsidR="005B0BFB" w:rsidRPr="0045329D" w:rsidRDefault="005B0BFB"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Номер</w:t>
            </w:r>
            <w:r w:rsidR="002E2C4C" w:rsidRPr="002E2C4C">
              <w:rPr>
                <w:rFonts w:ascii="Calibri" w:eastAsia="Times New Roman" w:hAnsi="Calibri" w:cs="Calibri"/>
                <w:color w:val="000000"/>
                <w:sz w:val="20"/>
                <w:szCs w:val="20"/>
                <w:lang w:val="ru-RU"/>
              </w:rPr>
              <w:t xml:space="preserve"> </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200</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210</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220</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230</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240</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211</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221</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231</w:t>
            </w:r>
          </w:p>
        </w:tc>
        <w:tc>
          <w:tcPr>
            <w:tcW w:w="1228" w:type="dxa"/>
            <w:shd w:val="clear" w:color="auto" w:fill="auto"/>
            <w:noWrap/>
            <w:hideMark/>
          </w:tcPr>
          <w:p w:rsidR="005B0BFB" w:rsidRPr="0045329D" w:rsidRDefault="005B0BFB" w:rsidP="002E2C4C">
            <w:pPr>
              <w:spacing w:after="0" w:line="240" w:lineRule="auto"/>
              <w:jc w:val="center"/>
              <w:rPr>
                <w:rFonts w:ascii="Calibri" w:eastAsia="Times New Roman" w:hAnsi="Calibri" w:cs="Calibri"/>
                <w:color w:val="000000"/>
                <w:sz w:val="20"/>
                <w:szCs w:val="20"/>
              </w:rPr>
            </w:pPr>
            <w:r w:rsidRPr="0045329D">
              <w:rPr>
                <w:rFonts w:ascii="Calibri" w:eastAsia="Times New Roman" w:hAnsi="Calibri" w:cs="Calibri"/>
                <w:color w:val="000000"/>
                <w:sz w:val="20"/>
                <w:szCs w:val="20"/>
              </w:rPr>
              <w:t>241</w:t>
            </w:r>
          </w:p>
        </w:tc>
      </w:tr>
      <w:tr w:rsidR="005B0BFB" w:rsidRPr="00712C62" w:rsidTr="002E2C4C">
        <w:trPr>
          <w:trHeight w:val="1516"/>
        </w:trPr>
        <w:tc>
          <w:tcPr>
            <w:tcW w:w="1627"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lastRenderedPageBreak/>
              <w:t>Наименование</w:t>
            </w:r>
            <w:proofErr w:type="spellEnd"/>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общий</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рубли</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доллары</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евро</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торговый юань</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рубли</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доллары</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евро</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r w:rsidRPr="0045329D">
              <w:rPr>
                <w:rFonts w:ascii="Calibri" w:eastAsia="Times New Roman" w:hAnsi="Calibri" w:cs="Calibri"/>
                <w:color w:val="000000"/>
                <w:sz w:val="20"/>
                <w:szCs w:val="20"/>
                <w:lang w:val="ru-RU"/>
              </w:rPr>
              <w:t>Календарь ММВБ фондовый расчетный юань</w:t>
            </w:r>
          </w:p>
        </w:tc>
      </w:tr>
      <w:tr w:rsidR="005B0BFB" w:rsidRPr="002E2C4C" w:rsidTr="005B0BFB">
        <w:trPr>
          <w:trHeight w:val="300"/>
        </w:trPr>
        <w:tc>
          <w:tcPr>
            <w:tcW w:w="1627"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Подсистема</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rPr>
              <w:t>БОЦБ</w:t>
            </w:r>
          </w:p>
        </w:tc>
      </w:tr>
      <w:tr w:rsidR="005B0BFB" w:rsidRPr="002E2C4C" w:rsidTr="005B0BFB">
        <w:trPr>
          <w:trHeight w:val="821"/>
        </w:trPr>
        <w:tc>
          <w:tcPr>
            <w:tcW w:w="1627"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Тип</w:t>
            </w:r>
            <w:proofErr w:type="spellEnd"/>
            <w:r w:rsidRPr="002E2C4C">
              <w:rPr>
                <w:rFonts w:ascii="Calibri" w:eastAsia="Times New Roman" w:hAnsi="Calibri" w:cs="Calibri"/>
                <w:color w:val="000000"/>
                <w:sz w:val="20"/>
                <w:szCs w:val="20"/>
                <w:lang w:val="ru-RU"/>
              </w:rPr>
              <w:t xml:space="preserve"> объекта привязки</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c>
          <w:tcPr>
            <w:tcW w:w="1228" w:type="dxa"/>
            <w:shd w:val="clear" w:color="auto" w:fill="auto"/>
            <w:hideMark/>
          </w:tcPr>
          <w:p w:rsidR="005B0BFB" w:rsidRPr="0045329D" w:rsidRDefault="005B0BFB" w:rsidP="005B0BFB">
            <w:pPr>
              <w:spacing w:after="0" w:line="240" w:lineRule="auto"/>
              <w:rPr>
                <w:rFonts w:ascii="Calibri" w:eastAsia="Times New Roman" w:hAnsi="Calibri" w:cs="Calibri"/>
                <w:color w:val="000000"/>
                <w:sz w:val="20"/>
                <w:szCs w:val="20"/>
                <w:lang w:val="ru-RU"/>
              </w:rPr>
            </w:pPr>
            <w:proofErr w:type="spellStart"/>
            <w:r w:rsidRPr="002E2C4C">
              <w:rPr>
                <w:rFonts w:ascii="Calibri" w:eastAsia="Times New Roman" w:hAnsi="Calibri" w:cs="Calibri"/>
                <w:color w:val="000000"/>
                <w:sz w:val="20"/>
                <w:szCs w:val="20"/>
              </w:rPr>
              <w:t>Б</w:t>
            </w:r>
            <w:r w:rsidRPr="0045329D">
              <w:rPr>
                <w:rFonts w:ascii="Calibri" w:eastAsia="Times New Roman" w:hAnsi="Calibri" w:cs="Calibri"/>
                <w:color w:val="000000"/>
                <w:sz w:val="20"/>
                <w:szCs w:val="20"/>
              </w:rPr>
              <w:t>иржевая</w:t>
            </w:r>
            <w:proofErr w:type="spellEnd"/>
            <w:r w:rsidRPr="002E2C4C">
              <w:rPr>
                <w:rFonts w:ascii="Calibri" w:eastAsia="Times New Roman" w:hAnsi="Calibri" w:cs="Calibri"/>
                <w:color w:val="000000"/>
                <w:sz w:val="20"/>
                <w:szCs w:val="20"/>
                <w:lang w:val="ru-RU"/>
              </w:rPr>
              <w:t xml:space="preserve"> сделка</w:t>
            </w:r>
          </w:p>
        </w:tc>
      </w:tr>
      <w:tr w:rsidR="005B0BFB" w:rsidRPr="002E2C4C" w:rsidTr="005B0BFB">
        <w:trPr>
          <w:trHeight w:val="300"/>
        </w:trPr>
        <w:tc>
          <w:tcPr>
            <w:tcW w:w="1627"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Биржа</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ММВБ</w:t>
            </w:r>
          </w:p>
        </w:tc>
      </w:tr>
      <w:tr w:rsidR="005B0BFB" w:rsidRPr="002E2C4C" w:rsidTr="005B0BFB">
        <w:trPr>
          <w:trHeight w:val="600"/>
        </w:trPr>
        <w:tc>
          <w:tcPr>
            <w:tcW w:w="1627" w:type="dxa"/>
            <w:shd w:val="clear" w:color="auto" w:fill="auto"/>
            <w:noWrap/>
            <w:hideMark/>
          </w:tcPr>
          <w:p w:rsidR="005B0BFB" w:rsidRPr="0045329D" w:rsidRDefault="000740A9"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lang w:val="ru-RU"/>
              </w:rPr>
              <w:t>Р</w:t>
            </w:r>
            <w:proofErr w:type="spellStart"/>
            <w:r w:rsidR="005B0BFB" w:rsidRPr="0045329D">
              <w:rPr>
                <w:rFonts w:ascii="Calibri" w:eastAsia="Times New Roman" w:hAnsi="Calibri" w:cs="Calibri"/>
                <w:color w:val="000000"/>
                <w:sz w:val="20"/>
                <w:szCs w:val="20"/>
              </w:rPr>
              <w:t>ынок</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r w:rsidRPr="0045329D">
              <w:rPr>
                <w:rFonts w:ascii="Calibri" w:eastAsia="Times New Roman" w:hAnsi="Calibri" w:cs="Calibri"/>
                <w:color w:val="000000"/>
                <w:sz w:val="20"/>
                <w:szCs w:val="20"/>
              </w:rPr>
              <w:t xml:space="preserve"> </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фондовый</w:t>
            </w:r>
            <w:proofErr w:type="spellEnd"/>
          </w:p>
        </w:tc>
        <w:tc>
          <w:tcPr>
            <w:tcW w:w="1228" w:type="dxa"/>
            <w:shd w:val="clear" w:color="auto" w:fill="auto"/>
            <w:noWrap/>
            <w:hideMark/>
          </w:tcPr>
          <w:p w:rsidR="005B0BFB" w:rsidRPr="0045329D" w:rsidRDefault="00B20354"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Ф</w:t>
            </w:r>
            <w:r w:rsidR="005B0BFB" w:rsidRPr="0045329D">
              <w:rPr>
                <w:rFonts w:ascii="Calibri" w:eastAsia="Times New Roman" w:hAnsi="Calibri" w:cs="Calibri"/>
                <w:color w:val="000000"/>
                <w:sz w:val="20"/>
                <w:szCs w:val="20"/>
              </w:rPr>
              <w:t>ондовый</w:t>
            </w:r>
            <w:proofErr w:type="spellEnd"/>
          </w:p>
        </w:tc>
      </w:tr>
      <w:tr w:rsidR="002E2C4C" w:rsidRPr="002E2C4C" w:rsidTr="002E2C4C">
        <w:trPr>
          <w:trHeight w:val="347"/>
        </w:trPr>
        <w:tc>
          <w:tcPr>
            <w:tcW w:w="1627"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r w:rsidRPr="002E2C4C">
              <w:rPr>
                <w:rFonts w:ascii="Calibri" w:eastAsia="Times New Roman" w:hAnsi="Calibri" w:cs="Calibri"/>
                <w:color w:val="000000"/>
                <w:sz w:val="20"/>
                <w:szCs w:val="20"/>
                <w:lang w:val="ru-RU"/>
              </w:rPr>
              <w:t>Тип дней</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r w:rsidRPr="0045329D">
              <w:rPr>
                <w:rFonts w:ascii="Calibri" w:eastAsia="Times New Roman" w:hAnsi="Calibri" w:cs="Calibri"/>
                <w:color w:val="000000"/>
                <w:sz w:val="20"/>
                <w:szCs w:val="20"/>
              </w:rPr>
              <w:t xml:space="preserve"> </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торговы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45329D" w:rsidRDefault="002E2C4C" w:rsidP="002E2C4C">
            <w:pPr>
              <w:spacing w:after="0" w:line="240" w:lineRule="auto"/>
              <w:rPr>
                <w:rFonts w:ascii="Calibri" w:eastAsia="Times New Roman" w:hAnsi="Calibri" w:cs="Calibri"/>
                <w:color w:val="000000"/>
                <w:sz w:val="20"/>
                <w:szCs w:val="20"/>
                <w:lang w:val="ru-RU"/>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2E2C4C" w:rsidRDefault="002E2C4C" w:rsidP="002E2C4C">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2E2C4C" w:rsidRDefault="002E2C4C" w:rsidP="002E2C4C">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c>
          <w:tcPr>
            <w:tcW w:w="1228" w:type="dxa"/>
            <w:shd w:val="clear" w:color="auto" w:fill="auto"/>
            <w:hideMark/>
          </w:tcPr>
          <w:p w:rsidR="002E2C4C" w:rsidRPr="002E2C4C" w:rsidRDefault="002E2C4C" w:rsidP="002E2C4C">
            <w:pPr>
              <w:rPr>
                <w:sz w:val="20"/>
                <w:szCs w:val="20"/>
              </w:rPr>
            </w:pPr>
            <w:proofErr w:type="spellStart"/>
            <w:r w:rsidRPr="0045329D">
              <w:rPr>
                <w:rFonts w:ascii="Calibri" w:eastAsia="Times New Roman" w:hAnsi="Calibri" w:cs="Calibri"/>
                <w:color w:val="000000"/>
                <w:sz w:val="20"/>
                <w:szCs w:val="20"/>
              </w:rPr>
              <w:t>расчетны</w:t>
            </w:r>
            <w:proofErr w:type="spellEnd"/>
            <w:r w:rsidRPr="002E2C4C">
              <w:rPr>
                <w:rFonts w:ascii="Calibri" w:eastAsia="Times New Roman" w:hAnsi="Calibri" w:cs="Calibri"/>
                <w:color w:val="000000"/>
                <w:sz w:val="20"/>
                <w:szCs w:val="20"/>
                <w:lang w:val="ru-RU"/>
              </w:rPr>
              <w:t>е</w:t>
            </w:r>
          </w:p>
        </w:tc>
      </w:tr>
      <w:tr w:rsidR="005B0BFB" w:rsidRPr="002E2C4C" w:rsidTr="005B0BFB">
        <w:trPr>
          <w:trHeight w:val="300"/>
        </w:trPr>
        <w:tc>
          <w:tcPr>
            <w:tcW w:w="1627" w:type="dxa"/>
            <w:shd w:val="clear" w:color="auto" w:fill="auto"/>
            <w:noWrap/>
            <w:hideMark/>
          </w:tcPr>
          <w:p w:rsidR="005B0BFB" w:rsidRPr="0045329D" w:rsidRDefault="002E2C4C" w:rsidP="005B0BFB">
            <w:pPr>
              <w:spacing w:after="0" w:line="240" w:lineRule="auto"/>
              <w:rPr>
                <w:rFonts w:ascii="Calibri" w:eastAsia="Times New Roman" w:hAnsi="Calibri" w:cs="Calibri"/>
                <w:color w:val="000000"/>
                <w:sz w:val="20"/>
                <w:szCs w:val="20"/>
              </w:rPr>
            </w:pPr>
            <w:r w:rsidRPr="002E2C4C">
              <w:rPr>
                <w:rFonts w:ascii="Calibri" w:eastAsia="Times New Roman" w:hAnsi="Calibri" w:cs="Calibri"/>
                <w:color w:val="000000"/>
                <w:sz w:val="20"/>
                <w:szCs w:val="20"/>
                <w:lang w:val="ru-RU"/>
              </w:rPr>
              <w:t>В</w:t>
            </w:r>
            <w:proofErr w:type="spellStart"/>
            <w:r w:rsidR="005B0BFB" w:rsidRPr="0045329D">
              <w:rPr>
                <w:rFonts w:ascii="Calibri" w:eastAsia="Times New Roman" w:hAnsi="Calibri" w:cs="Calibri"/>
                <w:color w:val="000000"/>
                <w:sz w:val="20"/>
                <w:szCs w:val="20"/>
              </w:rPr>
              <w:t>алюта</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proofErr w:type="spellStart"/>
            <w:r w:rsidRPr="0045329D">
              <w:rPr>
                <w:rFonts w:ascii="Calibri" w:eastAsia="Times New Roman" w:hAnsi="Calibri" w:cs="Calibri"/>
                <w:color w:val="000000"/>
                <w:sz w:val="20"/>
                <w:szCs w:val="20"/>
              </w:rPr>
              <w:t>все</w:t>
            </w:r>
            <w:proofErr w:type="spellEnd"/>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643</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840</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978</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156</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643</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840</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978</w:t>
            </w:r>
          </w:p>
        </w:tc>
        <w:tc>
          <w:tcPr>
            <w:tcW w:w="1228" w:type="dxa"/>
            <w:shd w:val="clear" w:color="auto" w:fill="auto"/>
            <w:noWrap/>
            <w:hideMark/>
          </w:tcPr>
          <w:p w:rsidR="005B0BFB" w:rsidRPr="0045329D" w:rsidRDefault="005B0BFB" w:rsidP="005B0BFB">
            <w:pPr>
              <w:spacing w:after="0" w:line="240" w:lineRule="auto"/>
              <w:rPr>
                <w:rFonts w:ascii="Calibri" w:eastAsia="Times New Roman" w:hAnsi="Calibri" w:cs="Calibri"/>
                <w:color w:val="000000"/>
                <w:sz w:val="20"/>
                <w:szCs w:val="20"/>
              </w:rPr>
            </w:pPr>
            <w:r w:rsidRPr="0045329D">
              <w:rPr>
                <w:rFonts w:ascii="Calibri" w:eastAsia="Times New Roman" w:hAnsi="Calibri" w:cs="Calibri"/>
                <w:color w:val="000000"/>
                <w:sz w:val="20"/>
                <w:szCs w:val="20"/>
              </w:rPr>
              <w:t>156</w:t>
            </w:r>
          </w:p>
        </w:tc>
      </w:tr>
      <w:tr w:rsidR="002E2C4C" w:rsidRPr="002E2C4C" w:rsidTr="00A25789">
        <w:trPr>
          <w:trHeight w:val="304"/>
        </w:trPr>
        <w:tc>
          <w:tcPr>
            <w:tcW w:w="1627"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lang w:val="ru-RU"/>
              </w:rPr>
            </w:pPr>
            <w:r w:rsidRPr="0045329D">
              <w:rPr>
                <w:rFonts w:ascii="Calibri" w:eastAsia="Times New Roman" w:hAnsi="Calibri" w:cs="Calibri"/>
                <w:b/>
                <w:color w:val="000000"/>
                <w:sz w:val="20"/>
                <w:szCs w:val="20"/>
              </w:rPr>
              <w:t>03.0</w:t>
            </w:r>
            <w:r w:rsidRPr="002E2C4C">
              <w:rPr>
                <w:rFonts w:ascii="Calibri" w:eastAsia="Times New Roman" w:hAnsi="Calibri" w:cs="Calibri"/>
                <w:b/>
                <w:color w:val="000000"/>
                <w:sz w:val="20"/>
                <w:szCs w:val="20"/>
                <w:lang w:val="ru-RU"/>
              </w:rPr>
              <w:t>5</w:t>
            </w:r>
            <w:r w:rsidRPr="0045329D">
              <w:rPr>
                <w:rFonts w:ascii="Calibri" w:eastAsia="Times New Roman" w:hAnsi="Calibri" w:cs="Calibri"/>
                <w:b/>
                <w:color w:val="000000"/>
                <w:sz w:val="20"/>
                <w:szCs w:val="20"/>
              </w:rPr>
              <w:t>.202</w:t>
            </w:r>
            <w:r w:rsidRPr="002E2C4C">
              <w:rPr>
                <w:rFonts w:ascii="Calibri" w:eastAsia="Times New Roman" w:hAnsi="Calibri" w:cs="Calibri"/>
                <w:b/>
                <w:color w:val="000000"/>
                <w:sz w:val="20"/>
                <w:szCs w:val="20"/>
                <w:lang w:val="ru-RU"/>
              </w:rPr>
              <w:t>4</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auto"/>
            <w:noWrap/>
            <w:hideMark/>
          </w:tcPr>
          <w:p w:rsidR="002E2C4C" w:rsidRPr="0045329D" w:rsidRDefault="002E2C4C" w:rsidP="002E2C4C">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228" w:type="dxa"/>
            <w:shd w:val="clear" w:color="auto" w:fill="FF9999"/>
            <w:noWrap/>
          </w:tcPr>
          <w:p w:rsidR="002E2C4C" w:rsidRPr="0045329D" w:rsidRDefault="002E2C4C" w:rsidP="002E2C4C">
            <w:pPr>
              <w:spacing w:after="0" w:line="240" w:lineRule="auto"/>
              <w:rPr>
                <w:rFonts w:ascii="Calibri" w:eastAsia="Times New Roman" w:hAnsi="Calibri" w:cs="Calibri"/>
                <w:b/>
                <w:color w:val="000000"/>
                <w:sz w:val="20"/>
                <w:szCs w:val="20"/>
              </w:rPr>
            </w:pPr>
          </w:p>
        </w:tc>
      </w:tr>
    </w:tbl>
    <w:p w:rsidR="0045329D" w:rsidRDefault="0045329D" w:rsidP="001E7FE8">
      <w:pPr>
        <w:rPr>
          <w:lang w:val="ru-RU"/>
        </w:rPr>
      </w:pPr>
    </w:p>
    <w:tbl>
      <w:tblPr>
        <w:tblW w:w="13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197"/>
        <w:gridCol w:w="1197"/>
        <w:gridCol w:w="1198"/>
        <w:gridCol w:w="1198"/>
        <w:gridCol w:w="1198"/>
        <w:gridCol w:w="1198"/>
        <w:gridCol w:w="1198"/>
        <w:gridCol w:w="1198"/>
        <w:gridCol w:w="1198"/>
        <w:gridCol w:w="1198"/>
      </w:tblGrid>
      <w:tr w:rsidR="002E2C4C" w:rsidRPr="00A25789" w:rsidTr="002E2C4C">
        <w:trPr>
          <w:cantSplit/>
          <w:trHeight w:val="300"/>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Номер</w:t>
            </w:r>
            <w:proofErr w:type="spellEnd"/>
            <w:r w:rsidRPr="00A25789">
              <w:rPr>
                <w:rFonts w:ascii="Calibri" w:eastAsia="Times New Roman" w:hAnsi="Calibri" w:cs="Calibri"/>
                <w:color w:val="000000"/>
                <w:sz w:val="20"/>
                <w:szCs w:val="20"/>
                <w:lang w:val="ru-RU"/>
              </w:rPr>
              <w:t xml:space="preserve"> </w:t>
            </w:r>
          </w:p>
        </w:tc>
        <w:tc>
          <w:tcPr>
            <w:tcW w:w="1197"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300</w:t>
            </w:r>
          </w:p>
        </w:tc>
        <w:tc>
          <w:tcPr>
            <w:tcW w:w="1197"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310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320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330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301</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311</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321</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331</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400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401</w:t>
            </w:r>
          </w:p>
        </w:tc>
      </w:tr>
      <w:tr w:rsidR="002E2C4C" w:rsidRPr="00A25789" w:rsidTr="002E2C4C">
        <w:trPr>
          <w:cantSplit/>
          <w:trHeight w:val="1158"/>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Наименование</w:t>
            </w:r>
            <w:proofErr w:type="spellEnd"/>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торговый рубли</w:t>
            </w:r>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торговый доллары</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торговый евро</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торговый юань</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расчетный рубли</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расчетный доллары</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расчетный евро</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Календарь ММВБ валютный расчетный юань</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Календарь</w:t>
            </w:r>
            <w:proofErr w:type="spellEnd"/>
            <w:r w:rsidRPr="00A25789">
              <w:rPr>
                <w:rFonts w:ascii="Calibri" w:eastAsia="Times New Roman" w:hAnsi="Calibri" w:cs="Calibri"/>
                <w:color w:val="000000"/>
                <w:sz w:val="20"/>
                <w:szCs w:val="20"/>
              </w:rPr>
              <w:t xml:space="preserve"> ММВБ </w:t>
            </w:r>
            <w:proofErr w:type="spellStart"/>
            <w:r w:rsidRPr="00A25789">
              <w:rPr>
                <w:rFonts w:ascii="Calibri" w:eastAsia="Times New Roman" w:hAnsi="Calibri" w:cs="Calibri"/>
                <w:color w:val="000000"/>
                <w:sz w:val="20"/>
                <w:szCs w:val="20"/>
              </w:rPr>
              <w:t>срочный</w:t>
            </w:r>
            <w:proofErr w:type="spellEnd"/>
            <w:r w:rsidRPr="00A25789">
              <w:rPr>
                <w:rFonts w:ascii="Calibri" w:eastAsia="Times New Roman" w:hAnsi="Calibri" w:cs="Calibri"/>
                <w:color w:val="000000"/>
                <w:sz w:val="20"/>
                <w:szCs w:val="20"/>
              </w:rPr>
              <w:t xml:space="preserve"> </w:t>
            </w:r>
            <w:proofErr w:type="spellStart"/>
            <w:r w:rsidRPr="00A25789">
              <w:rPr>
                <w:rFonts w:ascii="Calibri" w:eastAsia="Times New Roman" w:hAnsi="Calibri" w:cs="Calibri"/>
                <w:color w:val="000000"/>
                <w:sz w:val="20"/>
                <w:szCs w:val="20"/>
              </w:rPr>
              <w:t>торговый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Календарь</w:t>
            </w:r>
            <w:proofErr w:type="spellEnd"/>
            <w:r w:rsidRPr="00A25789">
              <w:rPr>
                <w:rFonts w:ascii="Calibri" w:eastAsia="Times New Roman" w:hAnsi="Calibri" w:cs="Calibri"/>
                <w:color w:val="000000"/>
                <w:sz w:val="20"/>
                <w:szCs w:val="20"/>
              </w:rPr>
              <w:t xml:space="preserve"> ММВБ </w:t>
            </w:r>
            <w:proofErr w:type="spellStart"/>
            <w:r w:rsidRPr="00A25789">
              <w:rPr>
                <w:rFonts w:ascii="Calibri" w:eastAsia="Times New Roman" w:hAnsi="Calibri" w:cs="Calibri"/>
                <w:color w:val="000000"/>
                <w:sz w:val="20"/>
                <w:szCs w:val="20"/>
              </w:rPr>
              <w:t>срочный</w:t>
            </w:r>
            <w:proofErr w:type="spellEnd"/>
            <w:r w:rsidRPr="00A25789">
              <w:rPr>
                <w:rFonts w:ascii="Calibri" w:eastAsia="Times New Roman" w:hAnsi="Calibri" w:cs="Calibri"/>
                <w:color w:val="000000"/>
                <w:sz w:val="20"/>
                <w:szCs w:val="20"/>
              </w:rPr>
              <w:t xml:space="preserve"> </w:t>
            </w:r>
            <w:proofErr w:type="spellStart"/>
            <w:r w:rsidRPr="00A25789">
              <w:rPr>
                <w:rFonts w:ascii="Calibri" w:eastAsia="Times New Roman" w:hAnsi="Calibri" w:cs="Calibri"/>
                <w:color w:val="000000"/>
                <w:sz w:val="20"/>
                <w:szCs w:val="20"/>
              </w:rPr>
              <w:t>расчетный</w:t>
            </w:r>
            <w:proofErr w:type="spellEnd"/>
          </w:p>
        </w:tc>
      </w:tr>
      <w:tr w:rsidR="002E2C4C" w:rsidRPr="00A25789" w:rsidTr="002E2C4C">
        <w:trPr>
          <w:cantSplit/>
          <w:trHeight w:val="300"/>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Подсистема</w:t>
            </w:r>
            <w:proofErr w:type="spellEnd"/>
          </w:p>
        </w:tc>
        <w:tc>
          <w:tcPr>
            <w:tcW w:w="1197"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7"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ФИССИКО</w:t>
            </w:r>
          </w:p>
        </w:tc>
      </w:tr>
      <w:tr w:rsidR="002E2C4C" w:rsidRPr="00A25789" w:rsidTr="002E2C4C">
        <w:trPr>
          <w:cantSplit/>
          <w:trHeight w:val="600"/>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Тип</w:t>
            </w:r>
            <w:proofErr w:type="spellEnd"/>
            <w:r w:rsidRPr="00A25789">
              <w:rPr>
                <w:rFonts w:ascii="Calibri" w:eastAsia="Times New Roman" w:hAnsi="Calibri" w:cs="Calibri"/>
                <w:color w:val="000000"/>
                <w:sz w:val="20"/>
                <w:szCs w:val="20"/>
                <w:lang w:val="ru-RU"/>
              </w:rPr>
              <w:t xml:space="preserve"> объекта привязки</w:t>
            </w:r>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lang w:val="ru-RU"/>
              </w:rPr>
            </w:pPr>
            <w:proofErr w:type="spellStart"/>
            <w:r w:rsidRPr="00A25789">
              <w:rPr>
                <w:rFonts w:ascii="Calibri" w:eastAsia="Times New Roman" w:hAnsi="Calibri" w:cs="Calibri"/>
                <w:color w:val="000000"/>
                <w:sz w:val="20"/>
                <w:szCs w:val="20"/>
              </w:rPr>
              <w:t>Биржевая</w:t>
            </w:r>
            <w:proofErr w:type="spellEnd"/>
            <w:r w:rsidRPr="00A25789">
              <w:rPr>
                <w:rFonts w:ascii="Calibri" w:eastAsia="Times New Roman" w:hAnsi="Calibri" w:cs="Calibri"/>
                <w:color w:val="000000"/>
                <w:sz w:val="20"/>
                <w:szCs w:val="20"/>
                <w:lang w:val="ru-RU"/>
              </w:rPr>
              <w:t xml:space="preserve"> сделка</w:t>
            </w:r>
          </w:p>
        </w:tc>
      </w:tr>
      <w:tr w:rsidR="002E2C4C" w:rsidRPr="00A25789" w:rsidTr="002E2C4C">
        <w:trPr>
          <w:cantSplit/>
          <w:trHeight w:val="300"/>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Биржа</w:t>
            </w:r>
            <w:proofErr w:type="spellEnd"/>
          </w:p>
        </w:tc>
        <w:tc>
          <w:tcPr>
            <w:tcW w:w="1197"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7"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rPr>
              <w:t>ММВБ</w:t>
            </w:r>
          </w:p>
        </w:tc>
      </w:tr>
      <w:tr w:rsidR="002E2C4C" w:rsidRPr="00A25789" w:rsidTr="002E2C4C">
        <w:trPr>
          <w:cantSplit/>
          <w:trHeight w:val="353"/>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lang w:val="ru-RU"/>
              </w:rPr>
              <w:t>Р</w:t>
            </w:r>
            <w:proofErr w:type="spellStart"/>
            <w:r w:rsidRPr="00A25789">
              <w:rPr>
                <w:rFonts w:ascii="Calibri" w:eastAsia="Times New Roman" w:hAnsi="Calibri" w:cs="Calibri"/>
                <w:color w:val="000000"/>
                <w:sz w:val="20"/>
                <w:szCs w:val="20"/>
              </w:rPr>
              <w:t>ынок</w:t>
            </w:r>
            <w:proofErr w:type="spellEnd"/>
          </w:p>
        </w:tc>
        <w:tc>
          <w:tcPr>
            <w:tcW w:w="1197"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7"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валютный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срочный</w:t>
            </w:r>
            <w:proofErr w:type="spellEnd"/>
          </w:p>
        </w:tc>
        <w:tc>
          <w:tcPr>
            <w:tcW w:w="1198" w:type="dxa"/>
            <w:shd w:val="clear" w:color="auto" w:fill="auto"/>
            <w:noWrap/>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срочный</w:t>
            </w:r>
            <w:proofErr w:type="spellEnd"/>
          </w:p>
        </w:tc>
      </w:tr>
      <w:tr w:rsidR="002E2C4C" w:rsidRPr="00A25789" w:rsidTr="002E2C4C">
        <w:trPr>
          <w:cantSplit/>
          <w:trHeight w:val="416"/>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lang w:val="ru-RU"/>
              </w:rPr>
            </w:pPr>
            <w:r w:rsidRPr="00A25789">
              <w:rPr>
                <w:rFonts w:ascii="Calibri" w:eastAsia="Times New Roman" w:hAnsi="Calibri" w:cs="Calibri"/>
                <w:color w:val="000000"/>
                <w:sz w:val="20"/>
                <w:szCs w:val="20"/>
                <w:lang w:val="ru-RU"/>
              </w:rPr>
              <w:t>Тип дней</w:t>
            </w:r>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торговый</w:t>
            </w:r>
            <w:proofErr w:type="spellEnd"/>
          </w:p>
        </w:tc>
        <w:tc>
          <w:tcPr>
            <w:tcW w:w="1197"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торговый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торговый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торговый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расчетный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расчетный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расчетный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расчетный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торговый</w:t>
            </w:r>
            <w:proofErr w:type="spellEnd"/>
          </w:p>
        </w:tc>
        <w:tc>
          <w:tcPr>
            <w:tcW w:w="1198" w:type="dxa"/>
            <w:shd w:val="clear" w:color="auto" w:fill="auto"/>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расчетный</w:t>
            </w:r>
            <w:proofErr w:type="spellEnd"/>
          </w:p>
        </w:tc>
      </w:tr>
      <w:tr w:rsidR="002E2C4C" w:rsidRPr="00A25789" w:rsidTr="002E2C4C">
        <w:trPr>
          <w:cantSplit/>
          <w:trHeight w:val="300"/>
        </w:trPr>
        <w:tc>
          <w:tcPr>
            <w:tcW w:w="1584" w:type="dxa"/>
          </w:tcPr>
          <w:p w:rsidR="002E2C4C" w:rsidRPr="00A25789" w:rsidRDefault="002E2C4C" w:rsidP="002E2C4C">
            <w:pPr>
              <w:spacing w:after="0" w:line="240" w:lineRule="auto"/>
              <w:rPr>
                <w:rFonts w:ascii="Calibri" w:eastAsia="Times New Roman" w:hAnsi="Calibri" w:cs="Calibri"/>
                <w:color w:val="000000"/>
                <w:sz w:val="20"/>
                <w:szCs w:val="20"/>
              </w:rPr>
            </w:pPr>
            <w:r w:rsidRPr="00A25789">
              <w:rPr>
                <w:rFonts w:ascii="Calibri" w:eastAsia="Times New Roman" w:hAnsi="Calibri" w:cs="Calibri"/>
                <w:color w:val="000000"/>
                <w:sz w:val="20"/>
                <w:szCs w:val="20"/>
                <w:lang w:val="ru-RU"/>
              </w:rPr>
              <w:t>В</w:t>
            </w:r>
            <w:proofErr w:type="spellStart"/>
            <w:r w:rsidRPr="00A25789">
              <w:rPr>
                <w:rFonts w:ascii="Calibri" w:eastAsia="Times New Roman" w:hAnsi="Calibri" w:cs="Calibri"/>
                <w:color w:val="000000"/>
                <w:sz w:val="20"/>
                <w:szCs w:val="20"/>
              </w:rPr>
              <w:t>алюта</w:t>
            </w:r>
            <w:proofErr w:type="spellEnd"/>
          </w:p>
        </w:tc>
        <w:tc>
          <w:tcPr>
            <w:tcW w:w="1197"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643</w:t>
            </w:r>
          </w:p>
        </w:tc>
        <w:tc>
          <w:tcPr>
            <w:tcW w:w="1197"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840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978</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156</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643</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840</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978</w:t>
            </w:r>
          </w:p>
        </w:tc>
        <w:tc>
          <w:tcPr>
            <w:tcW w:w="1198" w:type="dxa"/>
            <w:shd w:val="clear" w:color="auto" w:fill="auto"/>
            <w:noWrap/>
            <w:vAlign w:val="bottom"/>
            <w:hideMark/>
          </w:tcPr>
          <w:p w:rsidR="002E2C4C" w:rsidRPr="00A25789" w:rsidRDefault="002E2C4C" w:rsidP="002E2C4C">
            <w:pPr>
              <w:spacing w:after="0" w:line="240" w:lineRule="auto"/>
              <w:jc w:val="right"/>
              <w:rPr>
                <w:rFonts w:ascii="Calibri" w:eastAsia="Times New Roman" w:hAnsi="Calibri" w:cs="Calibri"/>
                <w:color w:val="000000"/>
                <w:sz w:val="20"/>
                <w:szCs w:val="20"/>
              </w:rPr>
            </w:pPr>
            <w:r w:rsidRPr="00A25789">
              <w:rPr>
                <w:rFonts w:ascii="Calibri" w:eastAsia="Times New Roman" w:hAnsi="Calibri" w:cs="Calibri"/>
                <w:color w:val="000000"/>
                <w:sz w:val="20"/>
                <w:szCs w:val="20"/>
              </w:rPr>
              <w:t>156</w:t>
            </w:r>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все</w:t>
            </w:r>
            <w:proofErr w:type="spellEnd"/>
          </w:p>
        </w:tc>
        <w:tc>
          <w:tcPr>
            <w:tcW w:w="1198" w:type="dxa"/>
            <w:shd w:val="clear" w:color="auto" w:fill="auto"/>
            <w:noWrap/>
            <w:vAlign w:val="bottom"/>
            <w:hideMark/>
          </w:tcPr>
          <w:p w:rsidR="002E2C4C" w:rsidRPr="00A25789" w:rsidRDefault="002E2C4C" w:rsidP="002E2C4C">
            <w:pPr>
              <w:spacing w:after="0" w:line="240" w:lineRule="auto"/>
              <w:rPr>
                <w:rFonts w:ascii="Calibri" w:eastAsia="Times New Roman" w:hAnsi="Calibri" w:cs="Calibri"/>
                <w:color w:val="000000"/>
                <w:sz w:val="20"/>
                <w:szCs w:val="20"/>
              </w:rPr>
            </w:pPr>
            <w:proofErr w:type="spellStart"/>
            <w:r w:rsidRPr="00A25789">
              <w:rPr>
                <w:rFonts w:ascii="Calibri" w:eastAsia="Times New Roman" w:hAnsi="Calibri" w:cs="Calibri"/>
                <w:color w:val="000000"/>
                <w:sz w:val="20"/>
                <w:szCs w:val="20"/>
              </w:rPr>
              <w:t>все</w:t>
            </w:r>
            <w:proofErr w:type="spellEnd"/>
          </w:p>
        </w:tc>
      </w:tr>
      <w:tr w:rsidR="00A25789" w:rsidRPr="00A25789" w:rsidTr="00A25789">
        <w:trPr>
          <w:cantSplit/>
          <w:trHeight w:val="300"/>
        </w:trPr>
        <w:tc>
          <w:tcPr>
            <w:tcW w:w="1584" w:type="dxa"/>
          </w:tcPr>
          <w:p w:rsidR="00A25789" w:rsidRPr="00A25789" w:rsidRDefault="00A25789" w:rsidP="00A25789">
            <w:pPr>
              <w:spacing w:after="0" w:line="240" w:lineRule="auto"/>
              <w:rPr>
                <w:rFonts w:ascii="Calibri" w:eastAsia="Times New Roman" w:hAnsi="Calibri" w:cs="Calibri"/>
                <w:b/>
                <w:color w:val="000000"/>
                <w:sz w:val="20"/>
                <w:szCs w:val="20"/>
                <w:lang w:val="ru-RU"/>
              </w:rPr>
            </w:pPr>
            <w:r w:rsidRPr="00A25789">
              <w:rPr>
                <w:rFonts w:ascii="Calibri" w:eastAsia="Times New Roman" w:hAnsi="Calibri" w:cs="Calibri"/>
                <w:b/>
                <w:color w:val="000000"/>
                <w:sz w:val="20"/>
                <w:szCs w:val="20"/>
              </w:rPr>
              <w:t>03.0</w:t>
            </w:r>
            <w:r w:rsidRPr="00A25789">
              <w:rPr>
                <w:rFonts w:ascii="Calibri" w:eastAsia="Times New Roman" w:hAnsi="Calibri" w:cs="Calibri"/>
                <w:b/>
                <w:color w:val="000000"/>
                <w:sz w:val="20"/>
                <w:szCs w:val="20"/>
                <w:lang w:val="ru-RU"/>
              </w:rPr>
              <w:t>5</w:t>
            </w:r>
            <w:r w:rsidRPr="00A25789">
              <w:rPr>
                <w:rFonts w:ascii="Calibri" w:eastAsia="Times New Roman" w:hAnsi="Calibri" w:cs="Calibri"/>
                <w:b/>
                <w:color w:val="000000"/>
                <w:sz w:val="20"/>
                <w:szCs w:val="20"/>
              </w:rPr>
              <w:t>.202</w:t>
            </w:r>
            <w:r w:rsidRPr="00A25789">
              <w:rPr>
                <w:rFonts w:ascii="Calibri" w:eastAsia="Times New Roman" w:hAnsi="Calibri" w:cs="Calibri"/>
                <w:b/>
                <w:color w:val="000000"/>
                <w:sz w:val="20"/>
                <w:szCs w:val="20"/>
                <w:lang w:val="ru-RU"/>
              </w:rPr>
              <w:t>4</w:t>
            </w:r>
          </w:p>
        </w:tc>
        <w:tc>
          <w:tcPr>
            <w:tcW w:w="1197"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7"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FF9999"/>
            <w:noWrap/>
            <w:vAlign w:val="bottom"/>
          </w:tcPr>
          <w:p w:rsidR="00A25789" w:rsidRPr="00A25789" w:rsidRDefault="00A25789" w:rsidP="00A25789">
            <w:pPr>
              <w:spacing w:after="0" w:line="240" w:lineRule="auto"/>
              <w:rPr>
                <w:rFonts w:ascii="Calibri" w:eastAsia="Times New Roman" w:hAnsi="Calibri" w:cs="Calibri"/>
                <w:b/>
                <w:color w:val="000000"/>
                <w:sz w:val="20"/>
                <w:szCs w:val="20"/>
              </w:rPr>
            </w:pP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c>
          <w:tcPr>
            <w:tcW w:w="1198" w:type="dxa"/>
            <w:shd w:val="clear" w:color="auto" w:fill="auto"/>
            <w:noWrap/>
          </w:tcPr>
          <w:p w:rsidR="00A25789" w:rsidRPr="0045329D" w:rsidRDefault="00A25789" w:rsidP="00A25789">
            <w:pPr>
              <w:spacing w:after="0" w:line="240" w:lineRule="auto"/>
              <w:rPr>
                <w:rFonts w:ascii="Calibri" w:eastAsia="Times New Roman" w:hAnsi="Calibri" w:cs="Calibri"/>
                <w:b/>
                <w:color w:val="000000"/>
                <w:sz w:val="20"/>
                <w:szCs w:val="20"/>
              </w:rPr>
            </w:pPr>
            <w:r w:rsidRPr="0045329D">
              <w:rPr>
                <w:rFonts w:ascii="Calibri" w:eastAsia="Times New Roman" w:hAnsi="Calibri" w:cs="Calibri"/>
                <w:b/>
                <w:color w:val="000000"/>
                <w:sz w:val="20"/>
                <w:szCs w:val="20"/>
              </w:rPr>
              <w:t>Б</w:t>
            </w:r>
          </w:p>
        </w:tc>
      </w:tr>
    </w:tbl>
    <w:p w:rsidR="002E2C4C" w:rsidRDefault="002E2C4C" w:rsidP="001E7FE8">
      <w:pPr>
        <w:rPr>
          <w:lang w:val="ru-RU"/>
        </w:rPr>
      </w:pPr>
    </w:p>
    <w:p w:rsidR="0045329D" w:rsidRDefault="0045329D" w:rsidP="001E7FE8">
      <w:pPr>
        <w:rPr>
          <w:lang w:val="ru-RU"/>
        </w:rPr>
        <w:sectPr w:rsidR="0045329D" w:rsidSect="002E2C4C">
          <w:pgSz w:w="15840" w:h="12240" w:orient="landscape"/>
          <w:pgMar w:top="720" w:right="720" w:bottom="720" w:left="720" w:header="720" w:footer="720" w:gutter="0"/>
          <w:cols w:space="720"/>
          <w:docGrid w:linePitch="360"/>
        </w:sectPr>
      </w:pPr>
    </w:p>
    <w:p w:rsidR="00DF00B5" w:rsidRDefault="00DF00B5" w:rsidP="00CF316E">
      <w:pPr>
        <w:pStyle w:val="2"/>
        <w:rPr>
          <w:lang w:val="ru-RU"/>
        </w:rPr>
      </w:pPr>
      <w:bookmarkStart w:id="216" w:name="_Toc202546584"/>
      <w:bookmarkStart w:id="217" w:name="_Toc101977712"/>
      <w:r>
        <w:rPr>
          <w:lang w:val="ru-RU"/>
        </w:rPr>
        <w:lastRenderedPageBreak/>
        <w:t>Вопрос 4. Проводятся торги на СПб бирже?</w:t>
      </w:r>
      <w:bookmarkEnd w:id="216"/>
    </w:p>
    <w:p w:rsidR="00DF00B5" w:rsidRDefault="00DF00B5" w:rsidP="00DF00B5">
      <w:pPr>
        <w:rPr>
          <w:lang w:val="ru-RU"/>
        </w:rPr>
      </w:pPr>
      <w:r>
        <w:rPr>
          <w:lang w:val="ru-RU"/>
        </w:rPr>
        <w:t>Настройка выполняется так же, как по вопросу 2.</w:t>
      </w:r>
    </w:p>
    <w:p w:rsidR="00DF00B5" w:rsidRDefault="00DF00B5" w:rsidP="00DF00B5">
      <w:pPr>
        <w:pStyle w:val="2"/>
        <w:rPr>
          <w:lang w:val="ru-RU"/>
        </w:rPr>
      </w:pPr>
      <w:bookmarkStart w:id="218" w:name="_Toc202546585"/>
      <w:r>
        <w:rPr>
          <w:lang w:val="ru-RU"/>
        </w:rPr>
        <w:t xml:space="preserve">Вопрос 5. </w:t>
      </w:r>
      <w:r w:rsidRPr="00B61291">
        <w:rPr>
          <w:lang w:val="ru-RU"/>
        </w:rPr>
        <w:t>Если ответ на вопрос № 2 "Да", в какую дату выгружаются в АБС ЦФТ  сформированные при обработке итогов дня проводки?</w:t>
      </w:r>
      <w:bookmarkEnd w:id="218"/>
    </w:p>
    <w:p w:rsidR="00DF00B5" w:rsidRPr="00DF00B5" w:rsidRDefault="00DF00B5" w:rsidP="00DF00B5">
      <w:pPr>
        <w:rPr>
          <w:lang w:val="ru-RU"/>
        </w:rPr>
      </w:pPr>
      <w:r>
        <w:rPr>
          <w:lang w:val="ru-RU"/>
        </w:rPr>
        <w:t>Настройка выполняется так же, как по вопросу 3.</w:t>
      </w:r>
    </w:p>
    <w:p w:rsidR="00DF00B5" w:rsidRDefault="00DF00B5" w:rsidP="00DF00B5">
      <w:pPr>
        <w:pStyle w:val="2"/>
        <w:rPr>
          <w:lang w:val="ru-RU"/>
        </w:rPr>
      </w:pPr>
      <w:bookmarkStart w:id="219" w:name="_Toc202546586"/>
      <w:r>
        <w:rPr>
          <w:lang w:val="ru-RU"/>
        </w:rPr>
        <w:t xml:space="preserve">Вопрос 6. </w:t>
      </w:r>
      <w:r w:rsidRPr="00DF00B5">
        <w:rPr>
          <w:lang w:val="ru-RU"/>
        </w:rPr>
        <w:t>Заключаются или исполняются сделки на внебиржевом валютном рынке и внебиржевые сделки ПФИ (</w:t>
      </w:r>
      <w:proofErr w:type="spellStart"/>
      <w:r w:rsidRPr="00DF00B5">
        <w:rPr>
          <w:lang w:val="ru-RU"/>
        </w:rPr>
        <w:t>ФИССиКО</w:t>
      </w:r>
      <w:proofErr w:type="spellEnd"/>
      <w:r w:rsidRPr="00DF00B5">
        <w:rPr>
          <w:lang w:val="ru-RU"/>
        </w:rPr>
        <w:t>)</w:t>
      </w:r>
      <w:r>
        <w:rPr>
          <w:lang w:val="ru-RU"/>
        </w:rPr>
        <w:t>?</w:t>
      </w:r>
      <w:bookmarkEnd w:id="219"/>
    </w:p>
    <w:p w:rsidR="00DF00B5" w:rsidRPr="00DF00B5" w:rsidRDefault="002A4992" w:rsidP="00DF00B5">
      <w:pPr>
        <w:rPr>
          <w:lang w:val="ru-RU"/>
        </w:rPr>
      </w:pPr>
      <w:r>
        <w:rPr>
          <w:lang w:val="ru-RU"/>
        </w:rPr>
        <w:t xml:space="preserve">Вопрос влияет на настройку календарей </w:t>
      </w:r>
      <w:r w:rsidR="00085FD8">
        <w:rPr>
          <w:lang w:val="ru-RU"/>
        </w:rPr>
        <w:t xml:space="preserve">внебиржевых сделок </w:t>
      </w:r>
      <w:proofErr w:type="spellStart"/>
      <w:r w:rsidR="00085FD8">
        <w:rPr>
          <w:lang w:val="ru-RU"/>
        </w:rPr>
        <w:t>ФИССиКО</w:t>
      </w:r>
      <w:proofErr w:type="spellEnd"/>
      <w:r>
        <w:rPr>
          <w:lang w:val="ru-RU"/>
        </w:rPr>
        <w:t>, т.е. календарей, которые в настроечной таблице имеют параметры привязки:</w:t>
      </w:r>
    </w:p>
    <w:bookmarkEnd w:id="217"/>
    <w:p w:rsidR="003A009F" w:rsidRPr="00EE7129" w:rsidRDefault="003A009F" w:rsidP="00377B60">
      <w:pPr>
        <w:pStyle w:val="a6"/>
        <w:numPr>
          <w:ilvl w:val="0"/>
          <w:numId w:val="14"/>
        </w:numPr>
        <w:rPr>
          <w:lang w:val="ru-RU"/>
        </w:rPr>
      </w:pPr>
      <w:r w:rsidRPr="00EE7129">
        <w:rPr>
          <w:lang w:val="ru-RU"/>
        </w:rPr>
        <w:t>Подсистема = «</w:t>
      </w:r>
      <w:proofErr w:type="spellStart"/>
      <w:r w:rsidRPr="00EE7129">
        <w:rPr>
          <w:lang w:val="ru-RU"/>
        </w:rPr>
        <w:t>ФИССиКО</w:t>
      </w:r>
      <w:proofErr w:type="spellEnd"/>
      <w:r w:rsidRPr="00EE7129">
        <w:rPr>
          <w:lang w:val="ru-RU"/>
        </w:rPr>
        <w:t>»</w:t>
      </w:r>
      <w:r w:rsidR="00085FD8">
        <w:rPr>
          <w:lang w:val="ru-RU"/>
        </w:rPr>
        <w:t>,</w:t>
      </w:r>
    </w:p>
    <w:p w:rsidR="003A009F" w:rsidRDefault="003A009F" w:rsidP="00377B60">
      <w:pPr>
        <w:pStyle w:val="a6"/>
        <w:numPr>
          <w:ilvl w:val="0"/>
          <w:numId w:val="14"/>
        </w:numPr>
        <w:rPr>
          <w:lang w:val="ru-RU"/>
        </w:rPr>
      </w:pPr>
      <w:r w:rsidRPr="00EE7129">
        <w:rPr>
          <w:lang w:val="ru-RU"/>
        </w:rPr>
        <w:t>Тип объекта привязки = «</w:t>
      </w:r>
      <w:r>
        <w:rPr>
          <w:lang w:val="ru-RU"/>
        </w:rPr>
        <w:t>Внеб</w:t>
      </w:r>
      <w:r w:rsidRPr="00EE7129">
        <w:rPr>
          <w:lang w:val="ru-RU"/>
        </w:rPr>
        <w:t>иржевая сделка»</w:t>
      </w:r>
      <w:r w:rsidR="009A186C">
        <w:rPr>
          <w:lang w:val="ru-RU"/>
        </w:rPr>
        <w:t>,</w:t>
      </w:r>
    </w:p>
    <w:p w:rsidR="009431F8" w:rsidRPr="00EE7129" w:rsidRDefault="009431F8" w:rsidP="00377B60">
      <w:pPr>
        <w:pStyle w:val="a6"/>
        <w:numPr>
          <w:ilvl w:val="0"/>
          <w:numId w:val="14"/>
        </w:numPr>
        <w:rPr>
          <w:lang w:val="ru-RU"/>
        </w:rPr>
      </w:pPr>
      <w:r>
        <w:rPr>
          <w:lang w:val="ru-RU"/>
        </w:rPr>
        <w:t>Объект привязки = не задан либо конкретный вид операции</w:t>
      </w:r>
      <w:r w:rsidR="009A186C">
        <w:rPr>
          <w:lang w:val="ru-RU"/>
        </w:rPr>
        <w:t xml:space="preserve"> </w:t>
      </w:r>
      <w:r w:rsidR="00624E5A">
        <w:rPr>
          <w:lang w:val="ru-RU"/>
        </w:rPr>
        <w:t>(необязательный параметр).</w:t>
      </w:r>
    </w:p>
    <w:p w:rsidR="00085FD8" w:rsidRPr="00AD3360" w:rsidRDefault="00085FD8" w:rsidP="00085FD8">
      <w:pPr>
        <w:rPr>
          <w:lang w:val="ru-RU"/>
        </w:rPr>
      </w:pPr>
      <w:r>
        <w:rPr>
          <w:lang w:val="ru-RU"/>
        </w:rPr>
        <w:t xml:space="preserve">Порядок заполнения параметров дней в календаре внебиржевых сделок </w:t>
      </w:r>
      <w:proofErr w:type="spellStart"/>
      <w:r>
        <w:rPr>
          <w:lang w:val="ru-RU"/>
        </w:rPr>
        <w:t>ФИССиКО</w:t>
      </w:r>
      <w:proofErr w:type="spellEnd"/>
      <w:r>
        <w:rPr>
          <w:lang w:val="ru-RU"/>
        </w:rPr>
        <w:t>:</w:t>
      </w:r>
    </w:p>
    <w:p w:rsidR="00085FD8" w:rsidRPr="009A7486" w:rsidRDefault="00085FD8" w:rsidP="00085FD8">
      <w:pPr>
        <w:pStyle w:val="a6"/>
        <w:numPr>
          <w:ilvl w:val="0"/>
          <w:numId w:val="15"/>
        </w:numPr>
        <w:rPr>
          <w:lang w:val="ru-RU"/>
        </w:rPr>
      </w:pPr>
      <w:r w:rsidRPr="009A7486">
        <w:rPr>
          <w:lang w:val="ru-RU"/>
        </w:rPr>
        <w:t xml:space="preserve">Дни, </w:t>
      </w:r>
      <w:r>
        <w:rPr>
          <w:lang w:val="ru-RU"/>
        </w:rPr>
        <w:t>в которых ответ на вопрос 6 «Да»</w:t>
      </w:r>
      <w:r w:rsidRPr="009A7486">
        <w:rPr>
          <w:lang w:val="ru-RU"/>
        </w:rPr>
        <w:t>,</w:t>
      </w:r>
      <w:r>
        <w:rPr>
          <w:lang w:val="ru-RU"/>
        </w:rPr>
        <w:t xml:space="preserve"> должны</w:t>
      </w:r>
      <w:r w:rsidRPr="009A7486">
        <w:rPr>
          <w:lang w:val="ru-RU"/>
        </w:rPr>
        <w:t xml:space="preserve"> иметь вид обслуживания «Банковское»</w:t>
      </w:r>
      <w:r>
        <w:rPr>
          <w:lang w:val="ru-RU"/>
        </w:rPr>
        <w:t>.</w:t>
      </w:r>
    </w:p>
    <w:p w:rsidR="00085FD8" w:rsidRDefault="00085FD8" w:rsidP="00085FD8">
      <w:pPr>
        <w:pStyle w:val="a6"/>
        <w:numPr>
          <w:ilvl w:val="0"/>
          <w:numId w:val="15"/>
        </w:numPr>
        <w:rPr>
          <w:lang w:val="ru-RU"/>
        </w:rPr>
      </w:pPr>
      <w:r>
        <w:rPr>
          <w:lang w:val="ru-RU"/>
        </w:rPr>
        <w:t>Дни, в которых ответ на вопрос 6 «Нет»</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085FD8" w:rsidRDefault="00C640BE" w:rsidP="00C640BE">
      <w:pPr>
        <w:pStyle w:val="2"/>
        <w:rPr>
          <w:lang w:val="ru-RU"/>
        </w:rPr>
      </w:pPr>
      <w:bookmarkStart w:id="220" w:name="_Toc202546587"/>
      <w:r>
        <w:rPr>
          <w:lang w:val="ru-RU"/>
        </w:rPr>
        <w:t xml:space="preserve">Вопрос 7. </w:t>
      </w:r>
      <w:r w:rsidRPr="00C640BE">
        <w:rPr>
          <w:lang w:val="ru-RU"/>
        </w:rPr>
        <w:t>Если ответ на вопрос №6  "Да", то в какую дату выгружать в АБС ЦФТ проводки и платежи, сформированные при обработке сделок?</w:t>
      </w:r>
      <w:bookmarkEnd w:id="220"/>
    </w:p>
    <w:p w:rsidR="00E41640" w:rsidRDefault="00E41640" w:rsidP="00377B60">
      <w:pPr>
        <w:pStyle w:val="a4"/>
        <w:ind w:firstLine="0"/>
        <w:rPr>
          <w:rFonts w:asciiTheme="minorHAnsi" w:hAnsiTheme="minorHAnsi" w:cstheme="minorHAnsi"/>
          <w:sz w:val="22"/>
          <w:szCs w:val="22"/>
        </w:rPr>
      </w:pPr>
    </w:p>
    <w:p w:rsidR="00C640BE" w:rsidRPr="00C640BE" w:rsidRDefault="00FC04C5" w:rsidP="00C640BE">
      <w:pPr>
        <w:rPr>
          <w:lang w:val="ru-RU"/>
        </w:rPr>
      </w:pPr>
      <w:r>
        <w:rPr>
          <w:lang w:val="ru-RU"/>
        </w:rPr>
        <w:t>Вопрос влияет на настройку календаря внебиржевых сделок</w:t>
      </w:r>
      <w:r w:rsidR="006776EE">
        <w:rPr>
          <w:lang w:val="ru-RU"/>
        </w:rPr>
        <w:t xml:space="preserve"> </w:t>
      </w:r>
      <w:proofErr w:type="spellStart"/>
      <w:r w:rsidR="006776EE">
        <w:rPr>
          <w:lang w:val="ru-RU"/>
        </w:rPr>
        <w:t>ФИССиКО</w:t>
      </w:r>
      <w:proofErr w:type="spellEnd"/>
      <w:r>
        <w:rPr>
          <w:lang w:val="ru-RU"/>
        </w:rPr>
        <w:t xml:space="preserve">. </w:t>
      </w:r>
      <w:r w:rsidR="00C640BE" w:rsidRPr="00C640BE">
        <w:rPr>
          <w:lang w:val="ru-RU"/>
        </w:rPr>
        <w:t xml:space="preserve">Если в колонке ответов с датой ответ на вопрос 6 «Да», и дата в ответе на вопрос 7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 </w:t>
      </w:r>
    </w:p>
    <w:p w:rsidR="006776EE" w:rsidRDefault="006776EE" w:rsidP="006776EE">
      <w:pPr>
        <w:pStyle w:val="2"/>
        <w:rPr>
          <w:lang w:val="ru-RU"/>
        </w:rPr>
      </w:pPr>
      <w:bookmarkStart w:id="221" w:name="_Toc202546588"/>
      <w:bookmarkStart w:id="222" w:name="_Toc101977714"/>
      <w:r>
        <w:rPr>
          <w:lang w:val="ru-RU"/>
        </w:rPr>
        <w:t xml:space="preserve">Вопрос 8. </w:t>
      </w:r>
      <w:r w:rsidRPr="00FC04C5">
        <w:rPr>
          <w:lang w:val="ru-RU"/>
        </w:rPr>
        <w:t xml:space="preserve">Вводятся и проводятся сервисные операции </w:t>
      </w:r>
      <w:proofErr w:type="spellStart"/>
      <w:r w:rsidRPr="00FC04C5">
        <w:rPr>
          <w:lang w:val="ru-RU"/>
        </w:rPr>
        <w:t>ФИССиКО</w:t>
      </w:r>
      <w:proofErr w:type="spellEnd"/>
      <w:r w:rsidRPr="00FC04C5">
        <w:rPr>
          <w:lang w:val="ru-RU"/>
        </w:rPr>
        <w:t xml:space="preserve"> (переоценка, перенос по срокам)?</w:t>
      </w:r>
      <w:bookmarkEnd w:id="221"/>
    </w:p>
    <w:p w:rsidR="006776EE" w:rsidRPr="00DF00B5" w:rsidRDefault="006776EE" w:rsidP="006776EE">
      <w:pPr>
        <w:rPr>
          <w:lang w:val="ru-RU"/>
        </w:rPr>
      </w:pPr>
      <w:r>
        <w:rPr>
          <w:lang w:val="ru-RU"/>
        </w:rPr>
        <w:t xml:space="preserve">Вопрос влияет на настройку календаря 50 «Календарь сервисных операций </w:t>
      </w:r>
      <w:proofErr w:type="spellStart"/>
      <w:r>
        <w:rPr>
          <w:lang w:val="ru-RU"/>
        </w:rPr>
        <w:t>ФИССиКО</w:t>
      </w:r>
      <w:proofErr w:type="spellEnd"/>
      <w:r>
        <w:rPr>
          <w:lang w:val="ru-RU"/>
        </w:rPr>
        <w:t xml:space="preserve">». Календарь настраивается по </w:t>
      </w:r>
      <w:r>
        <w:t>Alt</w:t>
      </w:r>
      <w:r w:rsidRPr="00FC04C5">
        <w:rPr>
          <w:lang w:val="ru-RU"/>
        </w:rPr>
        <w:t>-</w:t>
      </w:r>
      <w:r>
        <w:t>K</w:t>
      </w:r>
      <w:r w:rsidRPr="00FC04C5">
        <w:rPr>
          <w:lang w:val="ru-RU"/>
        </w:rPr>
        <w:t xml:space="preserve"> </w:t>
      </w:r>
      <w:r>
        <w:rPr>
          <w:lang w:val="ru-RU"/>
        </w:rPr>
        <w:t>из таблицы привязок.</w:t>
      </w:r>
    </w:p>
    <w:p w:rsidR="006776EE" w:rsidRPr="00AD3360" w:rsidRDefault="006776EE" w:rsidP="006776EE">
      <w:pPr>
        <w:rPr>
          <w:lang w:val="ru-RU"/>
        </w:rPr>
      </w:pPr>
      <w:r>
        <w:rPr>
          <w:lang w:val="ru-RU"/>
        </w:rPr>
        <w:t xml:space="preserve">Порядок заполнения параметров дней в календаре сервисных операций </w:t>
      </w:r>
      <w:proofErr w:type="spellStart"/>
      <w:r>
        <w:rPr>
          <w:lang w:val="ru-RU"/>
        </w:rPr>
        <w:t>ФИССиКО</w:t>
      </w:r>
      <w:proofErr w:type="spellEnd"/>
      <w:r>
        <w:rPr>
          <w:lang w:val="ru-RU"/>
        </w:rPr>
        <w:t>:</w:t>
      </w:r>
    </w:p>
    <w:p w:rsidR="006776EE" w:rsidRPr="009A7486" w:rsidRDefault="006776EE" w:rsidP="006776EE">
      <w:pPr>
        <w:pStyle w:val="a6"/>
        <w:numPr>
          <w:ilvl w:val="0"/>
          <w:numId w:val="15"/>
        </w:numPr>
        <w:rPr>
          <w:lang w:val="ru-RU"/>
        </w:rPr>
      </w:pPr>
      <w:r w:rsidRPr="009A7486">
        <w:rPr>
          <w:lang w:val="ru-RU"/>
        </w:rPr>
        <w:t xml:space="preserve">Дни, </w:t>
      </w:r>
      <w:r>
        <w:rPr>
          <w:lang w:val="ru-RU"/>
        </w:rPr>
        <w:t>в которых ответ на вопрос 8 «Да»</w:t>
      </w:r>
      <w:r w:rsidRPr="009A7486">
        <w:rPr>
          <w:lang w:val="ru-RU"/>
        </w:rPr>
        <w:t>,</w:t>
      </w:r>
      <w:r>
        <w:rPr>
          <w:lang w:val="ru-RU"/>
        </w:rPr>
        <w:t xml:space="preserve"> должны</w:t>
      </w:r>
      <w:r w:rsidRPr="009A7486">
        <w:rPr>
          <w:lang w:val="ru-RU"/>
        </w:rPr>
        <w:t xml:space="preserve"> иметь вид обслуживания «Банковское»</w:t>
      </w:r>
      <w:r>
        <w:rPr>
          <w:lang w:val="ru-RU"/>
        </w:rPr>
        <w:t>.</w:t>
      </w:r>
    </w:p>
    <w:p w:rsidR="006776EE" w:rsidRPr="009A7486" w:rsidRDefault="006776EE" w:rsidP="006776EE">
      <w:pPr>
        <w:pStyle w:val="a6"/>
        <w:numPr>
          <w:ilvl w:val="0"/>
          <w:numId w:val="15"/>
        </w:numPr>
        <w:rPr>
          <w:lang w:val="ru-RU"/>
        </w:rPr>
      </w:pPr>
      <w:r>
        <w:rPr>
          <w:lang w:val="ru-RU"/>
        </w:rPr>
        <w:lastRenderedPageBreak/>
        <w:t>Дни, в которых ответ на вопрос 8 «Нет»</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6776EE" w:rsidRDefault="006776EE" w:rsidP="006776EE">
      <w:pPr>
        <w:pStyle w:val="2"/>
        <w:rPr>
          <w:lang w:val="ru-RU"/>
        </w:rPr>
      </w:pPr>
      <w:bookmarkStart w:id="223" w:name="_Toc202546589"/>
      <w:bookmarkEnd w:id="222"/>
      <w:r>
        <w:rPr>
          <w:lang w:val="ru-RU"/>
        </w:rPr>
        <w:t xml:space="preserve">Вопрос 9. </w:t>
      </w:r>
      <w:r w:rsidRPr="00FC04C5">
        <w:rPr>
          <w:lang w:val="ru-RU"/>
        </w:rPr>
        <w:t>Если ответ на вопрос № 8 "Да", то в какую дату выгружать в АБС ЦФТ проводки и платежи, сформированные при обработке сервисных операций?</w:t>
      </w:r>
      <w:bookmarkEnd w:id="223"/>
    </w:p>
    <w:p w:rsidR="006776EE" w:rsidRPr="009A7486" w:rsidRDefault="006776EE" w:rsidP="006776EE">
      <w:pPr>
        <w:rPr>
          <w:lang w:val="ru-RU"/>
        </w:rPr>
      </w:pPr>
      <w:r>
        <w:rPr>
          <w:lang w:val="ru-RU"/>
        </w:rPr>
        <w:t xml:space="preserve">Вопрос влияет на настройку календаря 50 «Календарь сервисных операций </w:t>
      </w:r>
      <w:proofErr w:type="spellStart"/>
      <w:r>
        <w:rPr>
          <w:lang w:val="ru-RU"/>
        </w:rPr>
        <w:t>ФИССиКО</w:t>
      </w:r>
      <w:proofErr w:type="spellEnd"/>
      <w:r>
        <w:rPr>
          <w:lang w:val="ru-RU"/>
        </w:rPr>
        <w:t xml:space="preserve">». </w:t>
      </w:r>
      <w:r w:rsidRPr="009A7486">
        <w:rPr>
          <w:lang w:val="ru-RU"/>
        </w:rPr>
        <w:t xml:space="preserve">Если в колонке ответов с датой ответ на вопрос </w:t>
      </w:r>
      <w:r>
        <w:rPr>
          <w:lang w:val="ru-RU"/>
        </w:rPr>
        <w:t xml:space="preserve">8 </w:t>
      </w:r>
      <w:r w:rsidRPr="009A7486">
        <w:rPr>
          <w:lang w:val="ru-RU"/>
        </w:rPr>
        <w:t xml:space="preserve">«Да», и дата в ответе на вопрос </w:t>
      </w:r>
      <w:r>
        <w:rPr>
          <w:lang w:val="ru-RU"/>
        </w:rPr>
        <w:t>9</w:t>
      </w:r>
      <w:r w:rsidRPr="009A7486">
        <w:rPr>
          <w:lang w:val="ru-RU"/>
        </w:rPr>
        <w:t xml:space="preserve">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 </w:t>
      </w:r>
    </w:p>
    <w:p w:rsidR="0070326B" w:rsidRDefault="006776EE" w:rsidP="006776EE">
      <w:pPr>
        <w:pStyle w:val="2"/>
        <w:rPr>
          <w:lang w:val="ru-RU"/>
        </w:rPr>
      </w:pPr>
      <w:bookmarkStart w:id="224" w:name="_Toc202546590"/>
      <w:r w:rsidRPr="006776EE">
        <w:rPr>
          <w:lang w:val="ru-RU"/>
        </w:rPr>
        <w:t>Вопрос 10. Заключаются или исполняются сделки с ц/б на внебиржевом  рынке?</w:t>
      </w:r>
      <w:bookmarkEnd w:id="224"/>
    </w:p>
    <w:p w:rsidR="006776EE" w:rsidRPr="00DF00B5" w:rsidRDefault="006776EE" w:rsidP="006776EE">
      <w:pPr>
        <w:rPr>
          <w:lang w:val="ru-RU"/>
        </w:rPr>
      </w:pPr>
      <w:r>
        <w:rPr>
          <w:lang w:val="ru-RU"/>
        </w:rPr>
        <w:t>Вопрос влияет на настройку календарей внебиржевых сделок БО ЦБ, т.е. календарей, которые в настроечной таблице имеют параметры привязки:</w:t>
      </w:r>
    </w:p>
    <w:p w:rsidR="006776EE" w:rsidRPr="00EE7129" w:rsidRDefault="006776EE" w:rsidP="006776EE">
      <w:pPr>
        <w:pStyle w:val="a6"/>
        <w:numPr>
          <w:ilvl w:val="0"/>
          <w:numId w:val="14"/>
        </w:numPr>
        <w:rPr>
          <w:lang w:val="ru-RU"/>
        </w:rPr>
      </w:pPr>
      <w:r w:rsidRPr="00EE7129">
        <w:rPr>
          <w:lang w:val="ru-RU"/>
        </w:rPr>
        <w:t>Подсистема = «</w:t>
      </w:r>
      <w:r>
        <w:rPr>
          <w:lang w:val="ru-RU"/>
        </w:rPr>
        <w:t>Ценные бумаги</w:t>
      </w:r>
      <w:r w:rsidRPr="00EE7129">
        <w:rPr>
          <w:lang w:val="ru-RU"/>
        </w:rPr>
        <w:t>»</w:t>
      </w:r>
      <w:r>
        <w:rPr>
          <w:lang w:val="ru-RU"/>
        </w:rPr>
        <w:t>,</w:t>
      </w:r>
    </w:p>
    <w:p w:rsidR="006776EE" w:rsidRDefault="006776EE" w:rsidP="006776EE">
      <w:pPr>
        <w:pStyle w:val="a6"/>
        <w:numPr>
          <w:ilvl w:val="0"/>
          <w:numId w:val="14"/>
        </w:numPr>
        <w:rPr>
          <w:lang w:val="ru-RU"/>
        </w:rPr>
      </w:pPr>
      <w:r w:rsidRPr="00EE7129">
        <w:rPr>
          <w:lang w:val="ru-RU"/>
        </w:rPr>
        <w:t>Тип объекта привязки = «</w:t>
      </w:r>
      <w:r>
        <w:rPr>
          <w:lang w:val="ru-RU"/>
        </w:rPr>
        <w:t>Внеб</w:t>
      </w:r>
      <w:r w:rsidRPr="00EE7129">
        <w:rPr>
          <w:lang w:val="ru-RU"/>
        </w:rPr>
        <w:t>иржевая сделка»</w:t>
      </w:r>
      <w:r>
        <w:rPr>
          <w:lang w:val="ru-RU"/>
        </w:rPr>
        <w:t>,</w:t>
      </w:r>
    </w:p>
    <w:p w:rsidR="006776EE" w:rsidRPr="00EE7129" w:rsidRDefault="006776EE" w:rsidP="006776EE">
      <w:pPr>
        <w:pStyle w:val="a6"/>
        <w:numPr>
          <w:ilvl w:val="0"/>
          <w:numId w:val="14"/>
        </w:numPr>
        <w:rPr>
          <w:lang w:val="ru-RU"/>
        </w:rPr>
      </w:pPr>
      <w:r>
        <w:rPr>
          <w:lang w:val="ru-RU"/>
        </w:rPr>
        <w:t>Объект привязки = не задан либо конкретный вид операции (необязательный параметр).</w:t>
      </w:r>
    </w:p>
    <w:p w:rsidR="006776EE" w:rsidRPr="00AD3360" w:rsidRDefault="006776EE" w:rsidP="006776EE">
      <w:pPr>
        <w:rPr>
          <w:lang w:val="ru-RU"/>
        </w:rPr>
      </w:pPr>
      <w:r>
        <w:rPr>
          <w:lang w:val="ru-RU"/>
        </w:rPr>
        <w:t>Порядок заполнения параметров дней в календаре внебиржевых сделок БО ЦБ:</w:t>
      </w:r>
    </w:p>
    <w:p w:rsidR="006776EE" w:rsidRPr="009A7486" w:rsidRDefault="006776EE" w:rsidP="006776EE">
      <w:pPr>
        <w:pStyle w:val="a6"/>
        <w:numPr>
          <w:ilvl w:val="0"/>
          <w:numId w:val="15"/>
        </w:numPr>
        <w:rPr>
          <w:lang w:val="ru-RU"/>
        </w:rPr>
      </w:pPr>
      <w:r w:rsidRPr="009A7486">
        <w:rPr>
          <w:lang w:val="ru-RU"/>
        </w:rPr>
        <w:t xml:space="preserve">Дни, </w:t>
      </w:r>
      <w:r>
        <w:rPr>
          <w:lang w:val="ru-RU"/>
        </w:rPr>
        <w:t>в которых ответ на вопрос 10 «Да»</w:t>
      </w:r>
      <w:r w:rsidRPr="009A7486">
        <w:rPr>
          <w:lang w:val="ru-RU"/>
        </w:rPr>
        <w:t>,</w:t>
      </w:r>
      <w:r>
        <w:rPr>
          <w:lang w:val="ru-RU"/>
        </w:rPr>
        <w:t xml:space="preserve"> должны</w:t>
      </w:r>
      <w:r w:rsidRPr="009A7486">
        <w:rPr>
          <w:lang w:val="ru-RU"/>
        </w:rPr>
        <w:t xml:space="preserve"> иметь вид обслуживания «Банковское»</w:t>
      </w:r>
      <w:r>
        <w:rPr>
          <w:lang w:val="ru-RU"/>
        </w:rPr>
        <w:t>.</w:t>
      </w:r>
    </w:p>
    <w:p w:rsidR="006776EE" w:rsidRDefault="006776EE" w:rsidP="006776EE">
      <w:pPr>
        <w:pStyle w:val="a6"/>
        <w:numPr>
          <w:ilvl w:val="0"/>
          <w:numId w:val="15"/>
        </w:numPr>
        <w:rPr>
          <w:lang w:val="ru-RU"/>
        </w:rPr>
      </w:pPr>
      <w:r>
        <w:rPr>
          <w:lang w:val="ru-RU"/>
        </w:rPr>
        <w:t>Дни, в которых ответ на вопрос 10 «Нет»</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6776EE" w:rsidRDefault="006776EE" w:rsidP="006776EE">
      <w:pPr>
        <w:pStyle w:val="2"/>
        <w:rPr>
          <w:lang w:val="ru-RU"/>
        </w:rPr>
      </w:pPr>
      <w:bookmarkStart w:id="225" w:name="_Toc202546591"/>
      <w:r>
        <w:rPr>
          <w:lang w:val="ru-RU"/>
        </w:rPr>
        <w:t xml:space="preserve">Вопрос 11. </w:t>
      </w:r>
      <w:r w:rsidRPr="006776EE">
        <w:rPr>
          <w:lang w:val="ru-RU"/>
        </w:rPr>
        <w:t>Если ответ на вопрос № 10 "Да", то в какую дату выгружать в АБС ЦФТ проводки и платежи, сформированные при обработке сделок?</w:t>
      </w:r>
      <w:bookmarkEnd w:id="225"/>
    </w:p>
    <w:p w:rsidR="006776EE" w:rsidRPr="00C640BE" w:rsidRDefault="006776EE" w:rsidP="006776EE">
      <w:pPr>
        <w:rPr>
          <w:lang w:val="ru-RU"/>
        </w:rPr>
      </w:pPr>
      <w:r>
        <w:rPr>
          <w:lang w:val="ru-RU"/>
        </w:rPr>
        <w:t xml:space="preserve">Вопрос влияет на настройку календаря внебиржевых сделок БО ЦБ. </w:t>
      </w:r>
      <w:r w:rsidRPr="00C640BE">
        <w:rPr>
          <w:lang w:val="ru-RU"/>
        </w:rPr>
        <w:t xml:space="preserve">Если в колонке ответов с датой ответ на вопрос </w:t>
      </w:r>
      <w:r>
        <w:rPr>
          <w:lang w:val="ru-RU"/>
        </w:rPr>
        <w:t>10</w:t>
      </w:r>
      <w:r w:rsidRPr="00C640BE">
        <w:rPr>
          <w:lang w:val="ru-RU"/>
        </w:rPr>
        <w:t xml:space="preserve"> «Да», и дата в ответе на вопрос </w:t>
      </w:r>
      <w:r>
        <w:rPr>
          <w:lang w:val="ru-RU"/>
        </w:rPr>
        <w:t>11</w:t>
      </w:r>
      <w:r w:rsidRPr="00C640BE">
        <w:rPr>
          <w:lang w:val="ru-RU"/>
        </w:rPr>
        <w:t xml:space="preserve">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 </w:t>
      </w:r>
    </w:p>
    <w:p w:rsidR="000812D1" w:rsidRDefault="000812D1" w:rsidP="000812D1">
      <w:pPr>
        <w:pStyle w:val="2"/>
        <w:rPr>
          <w:lang w:val="ru-RU"/>
        </w:rPr>
      </w:pPr>
      <w:bookmarkStart w:id="226" w:name="_Toc202546592"/>
      <w:r>
        <w:rPr>
          <w:lang w:val="ru-RU"/>
        </w:rPr>
        <w:t xml:space="preserve">Вопрос 12. </w:t>
      </w:r>
      <w:r w:rsidRPr="000812D1">
        <w:rPr>
          <w:lang w:val="ru-RU"/>
        </w:rPr>
        <w:t>Заключаются или исполняются сделки РЕПО с ц/б на внебиржевом  рынке?</w:t>
      </w:r>
      <w:bookmarkEnd w:id="226"/>
    </w:p>
    <w:p w:rsidR="00624E5A" w:rsidRDefault="00624E5A" w:rsidP="00377B60">
      <w:pPr>
        <w:rPr>
          <w:lang w:val="ru-RU"/>
        </w:rPr>
      </w:pPr>
      <w:r>
        <w:rPr>
          <w:lang w:val="ru-RU"/>
        </w:rPr>
        <w:t xml:space="preserve">Вопросы 12-13 относятся только к сделкам РЕПО и задают правила для планирования этапов обработки этих сделок в том случае, если они отличаются от планирования этапов сделок покупок-продаж ц/б в период длинных выходных. </w:t>
      </w:r>
      <w:r w:rsidR="000812D1">
        <w:rPr>
          <w:lang w:val="ru-RU"/>
        </w:rPr>
        <w:t>В этом случае вопросы 10-11 будут относиться только к сделкам покупки-продажи ц/б в модуле БО ЦБ.</w:t>
      </w:r>
    </w:p>
    <w:p w:rsidR="00624E5A" w:rsidRDefault="00624E5A" w:rsidP="00377B60">
      <w:pPr>
        <w:pStyle w:val="a4"/>
        <w:ind w:firstLine="0"/>
        <w:rPr>
          <w:rFonts w:asciiTheme="minorHAnsi" w:hAnsiTheme="minorHAnsi" w:cstheme="minorHAnsi"/>
          <w:sz w:val="22"/>
          <w:szCs w:val="22"/>
        </w:rPr>
      </w:pPr>
      <w:r>
        <w:rPr>
          <w:rFonts w:asciiTheme="minorHAnsi" w:hAnsiTheme="minorHAnsi" w:cstheme="minorHAnsi"/>
          <w:sz w:val="22"/>
          <w:szCs w:val="22"/>
        </w:rPr>
        <w:t xml:space="preserve">Если в строке с вопросом 12 ответы по датам не совпадают с ответами на вопрос 10, то </w:t>
      </w:r>
      <w:r w:rsidR="00912EF5">
        <w:rPr>
          <w:rFonts w:asciiTheme="minorHAnsi" w:hAnsiTheme="minorHAnsi" w:cstheme="minorHAnsi"/>
          <w:sz w:val="22"/>
          <w:szCs w:val="22"/>
        </w:rPr>
        <w:t>есть в какие-то даты внебиржевые покупки-продажи не будут заключаться или исполняться, а сделки РЕПО будут, в таком случае потребуется:</w:t>
      </w:r>
    </w:p>
    <w:p w:rsidR="00912EF5" w:rsidRDefault="00912EF5" w:rsidP="00032A3F">
      <w:pPr>
        <w:pStyle w:val="a4"/>
        <w:numPr>
          <w:ilvl w:val="0"/>
          <w:numId w:val="21"/>
        </w:numPr>
        <w:rPr>
          <w:rFonts w:asciiTheme="minorHAnsi" w:hAnsiTheme="minorHAnsi" w:cstheme="minorHAnsi"/>
          <w:sz w:val="22"/>
          <w:szCs w:val="22"/>
        </w:rPr>
      </w:pPr>
      <w:r>
        <w:rPr>
          <w:rFonts w:asciiTheme="minorHAnsi" w:hAnsiTheme="minorHAnsi" w:cstheme="minorHAnsi"/>
          <w:sz w:val="22"/>
          <w:szCs w:val="22"/>
        </w:rPr>
        <w:lastRenderedPageBreak/>
        <w:t>В списке видов календарей в меню «Главная книга \ Справочники \ Общие \ Календарь \ Виды календарей» ввести новый календарь для внебиржевых сделок РЕПО.</w:t>
      </w:r>
    </w:p>
    <w:p w:rsidR="00912EF5" w:rsidRPr="00496492" w:rsidRDefault="00912EF5" w:rsidP="00032A3F">
      <w:pPr>
        <w:pStyle w:val="a4"/>
        <w:numPr>
          <w:ilvl w:val="0"/>
          <w:numId w:val="21"/>
        </w:numPr>
        <w:rPr>
          <w:rFonts w:asciiTheme="minorHAnsi" w:hAnsiTheme="minorHAnsi" w:cstheme="minorHAnsi"/>
          <w:sz w:val="22"/>
          <w:szCs w:val="22"/>
        </w:rPr>
      </w:pPr>
      <w:r>
        <w:rPr>
          <w:rFonts w:asciiTheme="minorHAnsi" w:hAnsiTheme="minorHAnsi" w:cstheme="minorHAnsi"/>
          <w:sz w:val="22"/>
          <w:szCs w:val="22"/>
        </w:rPr>
        <w:t xml:space="preserve">В новом календаре </w:t>
      </w:r>
      <w:r w:rsidR="00496492">
        <w:rPr>
          <w:rFonts w:asciiTheme="minorHAnsi" w:hAnsiTheme="minorHAnsi" w:cstheme="minorHAnsi"/>
          <w:sz w:val="22"/>
          <w:szCs w:val="22"/>
        </w:rPr>
        <w:t xml:space="preserve">в даты, которые </w:t>
      </w:r>
      <w:r w:rsidR="0078167F">
        <w:rPr>
          <w:rFonts w:asciiTheme="minorHAnsi" w:hAnsiTheme="minorHAnsi" w:cstheme="minorHAnsi"/>
          <w:sz w:val="22"/>
          <w:szCs w:val="22"/>
        </w:rPr>
        <w:t>в анкете ОД в вопросе 12 имеют ответ «Да», установить настройки как для рабочего дня, а в даты, в которых в анкете ответ «Нет», установить настройки как для выходных дней</w:t>
      </w:r>
      <w:r w:rsidR="00032A3F">
        <w:rPr>
          <w:rFonts w:asciiTheme="minorHAnsi" w:hAnsiTheme="minorHAnsi" w:cstheme="minorHAnsi"/>
          <w:sz w:val="22"/>
          <w:szCs w:val="22"/>
        </w:rPr>
        <w:t xml:space="preserve"> аналогично тому, как параметры дней должны настраиваться для календаря внебиржевых сделок покупки-продажи (см. выше)</w:t>
      </w:r>
      <w:r w:rsidR="0078167F">
        <w:rPr>
          <w:rFonts w:asciiTheme="minorHAnsi" w:hAnsiTheme="minorHAnsi" w:cstheme="minorHAnsi"/>
          <w:sz w:val="22"/>
          <w:szCs w:val="22"/>
        </w:rPr>
        <w:t>.</w:t>
      </w:r>
    </w:p>
    <w:p w:rsidR="0078167F" w:rsidRDefault="00912EF5" w:rsidP="00032A3F">
      <w:pPr>
        <w:pStyle w:val="a4"/>
        <w:numPr>
          <w:ilvl w:val="0"/>
          <w:numId w:val="21"/>
        </w:numPr>
        <w:rPr>
          <w:rFonts w:asciiTheme="minorHAnsi" w:hAnsiTheme="minorHAnsi" w:cstheme="minorHAnsi"/>
          <w:sz w:val="22"/>
          <w:szCs w:val="22"/>
        </w:rPr>
      </w:pPr>
      <w:r>
        <w:rPr>
          <w:rFonts w:asciiTheme="minorHAnsi" w:hAnsiTheme="minorHAnsi" w:cstheme="minorHAnsi"/>
          <w:sz w:val="22"/>
          <w:szCs w:val="22"/>
        </w:rPr>
        <w:t xml:space="preserve">В таблицу привязок </w:t>
      </w:r>
      <w:r w:rsidR="0078167F">
        <w:rPr>
          <w:rFonts w:asciiTheme="minorHAnsi" w:hAnsiTheme="minorHAnsi" w:cstheme="minorHAnsi"/>
          <w:sz w:val="22"/>
          <w:szCs w:val="22"/>
        </w:rPr>
        <w:t xml:space="preserve">в меню «Главная книга \ Справочники \ Общие \ Календарь \ Настроечная таблица календарей для модулей </w:t>
      </w:r>
      <w:r w:rsidR="0078167F">
        <w:rPr>
          <w:rFonts w:asciiTheme="minorHAnsi" w:hAnsiTheme="minorHAnsi" w:cstheme="minorHAnsi"/>
          <w:sz w:val="22"/>
          <w:szCs w:val="22"/>
          <w:lang w:val="en-US"/>
        </w:rPr>
        <w:t>RS</w:t>
      </w:r>
      <w:r w:rsidR="0078167F" w:rsidRPr="0078167F">
        <w:rPr>
          <w:rFonts w:asciiTheme="minorHAnsi" w:hAnsiTheme="minorHAnsi" w:cstheme="minorHAnsi"/>
          <w:sz w:val="22"/>
          <w:szCs w:val="22"/>
        </w:rPr>
        <w:t>-</w:t>
      </w:r>
      <w:r w:rsidR="0078167F">
        <w:rPr>
          <w:rFonts w:asciiTheme="minorHAnsi" w:hAnsiTheme="minorHAnsi" w:cstheme="minorHAnsi"/>
          <w:sz w:val="22"/>
          <w:szCs w:val="22"/>
          <w:lang w:val="en-US"/>
        </w:rPr>
        <w:t>Securities</w:t>
      </w:r>
      <w:r w:rsidR="0078167F">
        <w:rPr>
          <w:rFonts w:asciiTheme="minorHAnsi" w:hAnsiTheme="minorHAnsi" w:cstheme="minorHAnsi"/>
          <w:sz w:val="22"/>
          <w:szCs w:val="22"/>
        </w:rPr>
        <w:t xml:space="preserve">» </w:t>
      </w:r>
      <w:r w:rsidR="00032A3F">
        <w:rPr>
          <w:rFonts w:asciiTheme="minorHAnsi" w:hAnsiTheme="minorHAnsi" w:cstheme="minorHAnsi"/>
          <w:sz w:val="22"/>
          <w:szCs w:val="22"/>
        </w:rPr>
        <w:t xml:space="preserve">по клавише </w:t>
      </w:r>
      <w:r w:rsidR="00032A3F">
        <w:rPr>
          <w:rFonts w:asciiTheme="minorHAnsi" w:hAnsiTheme="minorHAnsi" w:cstheme="minorHAnsi"/>
          <w:sz w:val="22"/>
          <w:szCs w:val="22"/>
          <w:lang w:val="en-US"/>
        </w:rPr>
        <w:t>F</w:t>
      </w:r>
      <w:r w:rsidR="00032A3F" w:rsidRPr="00032A3F">
        <w:rPr>
          <w:rFonts w:asciiTheme="minorHAnsi" w:hAnsiTheme="minorHAnsi" w:cstheme="minorHAnsi"/>
          <w:sz w:val="22"/>
          <w:szCs w:val="22"/>
        </w:rPr>
        <w:t xml:space="preserve">9 </w:t>
      </w:r>
      <w:r w:rsidR="0078167F">
        <w:rPr>
          <w:rFonts w:asciiTheme="minorHAnsi" w:hAnsiTheme="minorHAnsi" w:cstheme="minorHAnsi"/>
          <w:sz w:val="22"/>
          <w:szCs w:val="22"/>
        </w:rPr>
        <w:t>добавить новую строку с параметрами:</w:t>
      </w:r>
    </w:p>
    <w:p w:rsidR="0078167F" w:rsidRDefault="0078167F" w:rsidP="00032A3F">
      <w:pPr>
        <w:pStyle w:val="a4"/>
        <w:numPr>
          <w:ilvl w:val="1"/>
          <w:numId w:val="21"/>
        </w:numPr>
        <w:rPr>
          <w:rFonts w:asciiTheme="minorHAnsi" w:hAnsiTheme="minorHAnsi" w:cstheme="minorHAnsi"/>
          <w:sz w:val="22"/>
          <w:szCs w:val="22"/>
        </w:rPr>
      </w:pPr>
      <w:r>
        <w:rPr>
          <w:rFonts w:asciiTheme="minorHAnsi" w:hAnsiTheme="minorHAnsi" w:cstheme="minorHAnsi"/>
          <w:sz w:val="22"/>
          <w:szCs w:val="22"/>
        </w:rPr>
        <w:t>«Подсистема» = «Ценные бумаги»</w:t>
      </w:r>
    </w:p>
    <w:p w:rsidR="0078167F" w:rsidRDefault="0078167F" w:rsidP="00032A3F">
      <w:pPr>
        <w:pStyle w:val="a4"/>
        <w:numPr>
          <w:ilvl w:val="1"/>
          <w:numId w:val="21"/>
        </w:numPr>
        <w:rPr>
          <w:rFonts w:asciiTheme="minorHAnsi" w:hAnsiTheme="minorHAnsi" w:cstheme="minorHAnsi"/>
          <w:sz w:val="22"/>
          <w:szCs w:val="22"/>
        </w:rPr>
      </w:pPr>
      <w:r>
        <w:rPr>
          <w:rFonts w:asciiTheme="minorHAnsi" w:hAnsiTheme="minorHAnsi" w:cstheme="minorHAnsi"/>
          <w:sz w:val="22"/>
          <w:szCs w:val="22"/>
        </w:rPr>
        <w:t>«Календарь» = номер созданного календаря для сделок РЕПО</w:t>
      </w:r>
    </w:p>
    <w:p w:rsidR="0078167F" w:rsidRDefault="0078167F" w:rsidP="00032A3F">
      <w:pPr>
        <w:pStyle w:val="a4"/>
        <w:numPr>
          <w:ilvl w:val="1"/>
          <w:numId w:val="21"/>
        </w:numPr>
        <w:rPr>
          <w:rFonts w:asciiTheme="minorHAnsi" w:hAnsiTheme="minorHAnsi" w:cstheme="minorHAnsi"/>
          <w:sz w:val="22"/>
          <w:szCs w:val="22"/>
        </w:rPr>
      </w:pPr>
      <w:r>
        <w:rPr>
          <w:rFonts w:asciiTheme="minorHAnsi" w:hAnsiTheme="minorHAnsi" w:cstheme="minorHAnsi"/>
          <w:sz w:val="22"/>
          <w:szCs w:val="22"/>
        </w:rPr>
        <w:t xml:space="preserve">В списке параметров (переход по клавише </w:t>
      </w:r>
      <w:r>
        <w:rPr>
          <w:rFonts w:asciiTheme="minorHAnsi" w:hAnsiTheme="minorHAnsi" w:cstheme="minorHAnsi"/>
          <w:sz w:val="22"/>
          <w:szCs w:val="22"/>
          <w:lang w:val="en-US"/>
        </w:rPr>
        <w:t>F</w:t>
      </w:r>
      <w:r w:rsidRPr="0078167F">
        <w:rPr>
          <w:rFonts w:asciiTheme="minorHAnsi" w:hAnsiTheme="minorHAnsi" w:cstheme="minorHAnsi"/>
          <w:sz w:val="22"/>
          <w:szCs w:val="22"/>
        </w:rPr>
        <w:t>5</w:t>
      </w:r>
      <w:r>
        <w:rPr>
          <w:rFonts w:asciiTheme="minorHAnsi" w:hAnsiTheme="minorHAnsi" w:cstheme="minorHAnsi"/>
          <w:sz w:val="22"/>
          <w:szCs w:val="22"/>
        </w:rPr>
        <w:t>)</w:t>
      </w:r>
      <w:r w:rsidR="00032A3F">
        <w:rPr>
          <w:rFonts w:asciiTheme="minorHAnsi" w:hAnsiTheme="minorHAnsi" w:cstheme="minorHAnsi"/>
          <w:sz w:val="22"/>
          <w:szCs w:val="22"/>
        </w:rPr>
        <w:t xml:space="preserve"> по клавише </w:t>
      </w:r>
      <w:r w:rsidR="00032A3F">
        <w:rPr>
          <w:rFonts w:asciiTheme="minorHAnsi" w:hAnsiTheme="minorHAnsi" w:cstheme="minorHAnsi"/>
          <w:sz w:val="22"/>
          <w:szCs w:val="22"/>
          <w:lang w:val="en-US"/>
        </w:rPr>
        <w:t>Ctrl</w:t>
      </w:r>
      <w:r w:rsidR="00032A3F" w:rsidRPr="00032A3F">
        <w:rPr>
          <w:rFonts w:asciiTheme="minorHAnsi" w:hAnsiTheme="minorHAnsi" w:cstheme="minorHAnsi"/>
          <w:sz w:val="22"/>
          <w:szCs w:val="22"/>
        </w:rPr>
        <w:t>-</w:t>
      </w:r>
      <w:r w:rsidR="00032A3F">
        <w:rPr>
          <w:rFonts w:asciiTheme="minorHAnsi" w:hAnsiTheme="minorHAnsi" w:cstheme="minorHAnsi"/>
          <w:sz w:val="22"/>
          <w:szCs w:val="22"/>
          <w:lang w:val="en-US"/>
        </w:rPr>
        <w:t>F</w:t>
      </w:r>
      <w:r w:rsidR="00032A3F" w:rsidRPr="00032A3F">
        <w:rPr>
          <w:rFonts w:asciiTheme="minorHAnsi" w:hAnsiTheme="minorHAnsi" w:cstheme="minorHAnsi"/>
          <w:sz w:val="22"/>
          <w:szCs w:val="22"/>
        </w:rPr>
        <w:t>9</w:t>
      </w:r>
      <w:r w:rsidR="00032A3F">
        <w:rPr>
          <w:rFonts w:asciiTheme="minorHAnsi" w:hAnsiTheme="minorHAnsi" w:cstheme="minorHAnsi"/>
          <w:sz w:val="22"/>
          <w:szCs w:val="22"/>
        </w:rPr>
        <w:t xml:space="preserve"> добавить параметры объекта привязки</w:t>
      </w:r>
      <w:r>
        <w:rPr>
          <w:rFonts w:asciiTheme="minorHAnsi" w:hAnsiTheme="minorHAnsi" w:cstheme="minorHAnsi"/>
          <w:sz w:val="22"/>
          <w:szCs w:val="22"/>
        </w:rPr>
        <w:t>:</w:t>
      </w:r>
    </w:p>
    <w:p w:rsidR="0078167F" w:rsidRDefault="0078167F" w:rsidP="00032A3F">
      <w:pPr>
        <w:pStyle w:val="a4"/>
        <w:numPr>
          <w:ilvl w:val="2"/>
          <w:numId w:val="22"/>
        </w:numPr>
        <w:rPr>
          <w:rFonts w:asciiTheme="minorHAnsi" w:hAnsiTheme="minorHAnsi" w:cstheme="minorHAnsi"/>
          <w:sz w:val="22"/>
          <w:szCs w:val="22"/>
        </w:rPr>
      </w:pPr>
      <w:r>
        <w:rPr>
          <w:rFonts w:asciiTheme="minorHAnsi" w:hAnsiTheme="minorHAnsi" w:cstheme="minorHAnsi"/>
          <w:sz w:val="22"/>
          <w:szCs w:val="22"/>
        </w:rPr>
        <w:t>«Тип объекта привязки» = «Внебиржевая сделка»,</w:t>
      </w:r>
    </w:p>
    <w:p w:rsidR="00032A3F" w:rsidRDefault="0078167F" w:rsidP="00032A3F">
      <w:pPr>
        <w:pStyle w:val="a4"/>
        <w:numPr>
          <w:ilvl w:val="2"/>
          <w:numId w:val="22"/>
        </w:numPr>
        <w:rPr>
          <w:rFonts w:asciiTheme="minorHAnsi" w:hAnsiTheme="minorHAnsi" w:cstheme="minorHAnsi"/>
          <w:sz w:val="22"/>
          <w:szCs w:val="22"/>
        </w:rPr>
      </w:pPr>
      <w:r>
        <w:rPr>
          <w:rFonts w:asciiTheme="minorHAnsi" w:hAnsiTheme="minorHAnsi" w:cstheme="minorHAnsi"/>
          <w:sz w:val="22"/>
          <w:szCs w:val="22"/>
        </w:rPr>
        <w:t>«</w:t>
      </w:r>
      <w:r w:rsidR="00032A3F">
        <w:rPr>
          <w:rFonts w:asciiTheme="minorHAnsi" w:hAnsiTheme="minorHAnsi" w:cstheme="minorHAnsi"/>
          <w:sz w:val="22"/>
          <w:szCs w:val="22"/>
        </w:rPr>
        <w:t>Объект привязки» = выбрать вид сделки РЕПО, заключение или исполнение которой ожидается в праздничные дни.</w:t>
      </w:r>
    </w:p>
    <w:p w:rsidR="00912EF5" w:rsidRDefault="00032A3F" w:rsidP="00377B60">
      <w:pPr>
        <w:pStyle w:val="a4"/>
        <w:ind w:firstLine="0"/>
        <w:rPr>
          <w:rFonts w:asciiTheme="minorHAnsi" w:hAnsiTheme="minorHAnsi" w:cstheme="minorHAnsi"/>
          <w:sz w:val="22"/>
          <w:szCs w:val="22"/>
        </w:rPr>
      </w:pPr>
      <w:r>
        <w:rPr>
          <w:rFonts w:asciiTheme="minorHAnsi" w:hAnsiTheme="minorHAnsi" w:cstheme="minorHAnsi"/>
          <w:sz w:val="22"/>
          <w:szCs w:val="22"/>
        </w:rPr>
        <w:t>После окончания праздничного периода, описанного в анкете ОД, запись с этими параметрами из настроечной таблицы можно удалить, чтобы этот календарь не влиял на планирование внебиржевых сделок РЕПО в остальные дни года, и не нужно было бы поддерживать его актуальное состояние. В последующие длинные праздничные периоды данное действие можно повторить, если сделки покупки-продажи и сделки РЕПО будут планироваться по-разному.</w:t>
      </w:r>
    </w:p>
    <w:p w:rsidR="000812D1" w:rsidRDefault="000812D1" w:rsidP="000812D1">
      <w:pPr>
        <w:pStyle w:val="2"/>
        <w:rPr>
          <w:lang w:val="ru-RU"/>
        </w:rPr>
      </w:pPr>
      <w:bookmarkStart w:id="227" w:name="_Toc202546593"/>
      <w:r w:rsidRPr="000812D1">
        <w:rPr>
          <w:lang w:val="ru-RU"/>
        </w:rPr>
        <w:t>Вопрос 13. Если ответ на вопрос № 12 "Да", то в какую дату выгружать в АБС ЦФТ проводки и платежи, сформированные при обработке сделок?</w:t>
      </w:r>
      <w:bookmarkEnd w:id="227"/>
    </w:p>
    <w:p w:rsidR="000812D1" w:rsidRDefault="000812D1" w:rsidP="000812D1">
      <w:pPr>
        <w:rPr>
          <w:lang w:val="ru-RU"/>
        </w:rPr>
      </w:pPr>
      <w:r>
        <w:rPr>
          <w:lang w:val="ru-RU"/>
        </w:rPr>
        <w:t xml:space="preserve">Вопрос влияет на настройку календаря внебиржевых сделок РЕПО, если он существует и добавлен в настроечную таблицу. </w:t>
      </w:r>
      <w:r w:rsidRPr="00C640BE">
        <w:rPr>
          <w:lang w:val="ru-RU"/>
        </w:rPr>
        <w:t xml:space="preserve">Если в колонке ответов с датой ответ на вопрос </w:t>
      </w:r>
      <w:r>
        <w:rPr>
          <w:lang w:val="ru-RU"/>
        </w:rPr>
        <w:t>12</w:t>
      </w:r>
      <w:r w:rsidRPr="00C640BE">
        <w:rPr>
          <w:lang w:val="ru-RU"/>
        </w:rPr>
        <w:t xml:space="preserve"> «Да», и дата в ответе на вопрос </w:t>
      </w:r>
      <w:r>
        <w:rPr>
          <w:lang w:val="ru-RU"/>
        </w:rPr>
        <w:t>13</w:t>
      </w:r>
      <w:r w:rsidRPr="00C640BE">
        <w:rPr>
          <w:lang w:val="ru-RU"/>
        </w:rPr>
        <w:t xml:space="preserve">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w:t>
      </w:r>
    </w:p>
    <w:p w:rsidR="000B3B7A" w:rsidRDefault="000B3B7A" w:rsidP="000B3B7A">
      <w:pPr>
        <w:pStyle w:val="2"/>
        <w:rPr>
          <w:lang w:val="ru-RU"/>
        </w:rPr>
      </w:pPr>
      <w:bookmarkStart w:id="228" w:name="_Toc202546594"/>
      <w:r>
        <w:rPr>
          <w:lang w:val="ru-RU"/>
        </w:rPr>
        <w:t>Вопрос 14. Создаются</w:t>
      </w:r>
      <w:r w:rsidRPr="00FC04C5">
        <w:rPr>
          <w:lang w:val="ru-RU"/>
        </w:rPr>
        <w:t xml:space="preserve"> и проводятся сервисные операции </w:t>
      </w:r>
      <w:r>
        <w:rPr>
          <w:lang w:val="ru-RU"/>
        </w:rPr>
        <w:t>БО ЦБ</w:t>
      </w:r>
      <w:r w:rsidRPr="00FC04C5">
        <w:rPr>
          <w:lang w:val="ru-RU"/>
        </w:rPr>
        <w:t xml:space="preserve"> (переоценка, перенос по срокам</w:t>
      </w:r>
      <w:r>
        <w:rPr>
          <w:lang w:val="ru-RU"/>
        </w:rPr>
        <w:t xml:space="preserve"> и т.п.</w:t>
      </w:r>
      <w:r w:rsidRPr="00FC04C5">
        <w:rPr>
          <w:lang w:val="ru-RU"/>
        </w:rPr>
        <w:t>)?</w:t>
      </w:r>
      <w:bookmarkEnd w:id="228"/>
    </w:p>
    <w:p w:rsidR="000B3B7A" w:rsidRPr="00DF00B5" w:rsidRDefault="000B3B7A" w:rsidP="000B3B7A">
      <w:pPr>
        <w:rPr>
          <w:lang w:val="ru-RU"/>
        </w:rPr>
      </w:pPr>
      <w:r>
        <w:rPr>
          <w:lang w:val="ru-RU"/>
        </w:rPr>
        <w:t xml:space="preserve">Вопрос влияет на настройку календаря 40 «Календарь сервисных операций БО ЦБ». Календарь настраивается по </w:t>
      </w:r>
      <w:r>
        <w:t>Alt</w:t>
      </w:r>
      <w:r w:rsidRPr="00FC04C5">
        <w:rPr>
          <w:lang w:val="ru-RU"/>
        </w:rPr>
        <w:t>-</w:t>
      </w:r>
      <w:r>
        <w:t>K</w:t>
      </w:r>
      <w:r w:rsidRPr="00FC04C5">
        <w:rPr>
          <w:lang w:val="ru-RU"/>
        </w:rPr>
        <w:t xml:space="preserve"> </w:t>
      </w:r>
      <w:r>
        <w:rPr>
          <w:lang w:val="ru-RU"/>
        </w:rPr>
        <w:t>из таблицы привязок.</w:t>
      </w:r>
    </w:p>
    <w:p w:rsidR="000B3B7A" w:rsidRPr="00AD3360" w:rsidRDefault="000B3B7A" w:rsidP="000B3B7A">
      <w:pPr>
        <w:rPr>
          <w:lang w:val="ru-RU"/>
        </w:rPr>
      </w:pPr>
      <w:r>
        <w:rPr>
          <w:lang w:val="ru-RU"/>
        </w:rPr>
        <w:t>Порядок заполнения параметров дней в календаре сервисных операций БО ЦБ:</w:t>
      </w:r>
    </w:p>
    <w:p w:rsidR="000B3B7A" w:rsidRPr="009A7486" w:rsidRDefault="000B3B7A" w:rsidP="000B3B7A">
      <w:pPr>
        <w:pStyle w:val="a6"/>
        <w:numPr>
          <w:ilvl w:val="0"/>
          <w:numId w:val="15"/>
        </w:numPr>
        <w:rPr>
          <w:lang w:val="ru-RU"/>
        </w:rPr>
      </w:pPr>
      <w:r w:rsidRPr="009A7486">
        <w:rPr>
          <w:lang w:val="ru-RU"/>
        </w:rPr>
        <w:t xml:space="preserve">Дни, </w:t>
      </w:r>
      <w:r>
        <w:rPr>
          <w:lang w:val="ru-RU"/>
        </w:rPr>
        <w:t>в которых ответ на вопрос 14 «Да»</w:t>
      </w:r>
      <w:r w:rsidRPr="009A7486">
        <w:rPr>
          <w:lang w:val="ru-RU"/>
        </w:rPr>
        <w:t>,</w:t>
      </w:r>
      <w:r>
        <w:rPr>
          <w:lang w:val="ru-RU"/>
        </w:rPr>
        <w:t xml:space="preserve"> должны</w:t>
      </w:r>
      <w:r w:rsidRPr="009A7486">
        <w:rPr>
          <w:lang w:val="ru-RU"/>
        </w:rPr>
        <w:t xml:space="preserve"> иметь вид обслуживания «Банковское»</w:t>
      </w:r>
      <w:r>
        <w:rPr>
          <w:lang w:val="ru-RU"/>
        </w:rPr>
        <w:t>.</w:t>
      </w:r>
    </w:p>
    <w:p w:rsidR="000B3B7A" w:rsidRPr="009A7486" w:rsidRDefault="000B3B7A" w:rsidP="000B3B7A">
      <w:pPr>
        <w:pStyle w:val="a6"/>
        <w:numPr>
          <w:ilvl w:val="0"/>
          <w:numId w:val="15"/>
        </w:numPr>
        <w:rPr>
          <w:lang w:val="ru-RU"/>
        </w:rPr>
      </w:pPr>
      <w:r>
        <w:rPr>
          <w:lang w:val="ru-RU"/>
        </w:rPr>
        <w:t>Дни, в которых ответ на вопрос 14 «Нет»</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0B3B7A" w:rsidRDefault="000B3B7A" w:rsidP="000B3B7A">
      <w:pPr>
        <w:pStyle w:val="2"/>
        <w:rPr>
          <w:lang w:val="ru-RU"/>
        </w:rPr>
      </w:pPr>
      <w:bookmarkStart w:id="229" w:name="_Toc202546595"/>
      <w:r>
        <w:rPr>
          <w:lang w:val="ru-RU"/>
        </w:rPr>
        <w:lastRenderedPageBreak/>
        <w:t xml:space="preserve">Вопрос 15. </w:t>
      </w:r>
      <w:r w:rsidRPr="00FC04C5">
        <w:rPr>
          <w:lang w:val="ru-RU"/>
        </w:rPr>
        <w:t xml:space="preserve">Если ответ на вопрос № </w:t>
      </w:r>
      <w:r>
        <w:rPr>
          <w:lang w:val="ru-RU"/>
        </w:rPr>
        <w:t>14</w:t>
      </w:r>
      <w:r w:rsidRPr="00FC04C5">
        <w:rPr>
          <w:lang w:val="ru-RU"/>
        </w:rPr>
        <w:t xml:space="preserve"> "Да", то в какую дату выгружать в АБС ЦФТ проводки и платежи, сформированные при обработке сервисных операций?</w:t>
      </w:r>
      <w:bookmarkEnd w:id="229"/>
    </w:p>
    <w:p w:rsidR="000B3B7A" w:rsidRPr="009A7486" w:rsidRDefault="000B3B7A" w:rsidP="000B3B7A">
      <w:pPr>
        <w:rPr>
          <w:lang w:val="ru-RU"/>
        </w:rPr>
      </w:pPr>
      <w:r>
        <w:rPr>
          <w:lang w:val="ru-RU"/>
        </w:rPr>
        <w:t xml:space="preserve">Вопрос влияет на настройку календаря 40 «Календарь сервисных операций БО ЦБ». </w:t>
      </w:r>
      <w:r w:rsidRPr="009A7486">
        <w:rPr>
          <w:lang w:val="ru-RU"/>
        </w:rPr>
        <w:t xml:space="preserve">Если в колонке ответов с датой ответ на вопрос </w:t>
      </w:r>
      <w:r>
        <w:rPr>
          <w:lang w:val="ru-RU"/>
        </w:rPr>
        <w:t xml:space="preserve">14 </w:t>
      </w:r>
      <w:r w:rsidRPr="009A7486">
        <w:rPr>
          <w:lang w:val="ru-RU"/>
        </w:rPr>
        <w:t xml:space="preserve">«Да», и дата в ответе на вопрос </w:t>
      </w:r>
      <w:r>
        <w:rPr>
          <w:lang w:val="ru-RU"/>
        </w:rPr>
        <w:t>15</w:t>
      </w:r>
      <w:r w:rsidRPr="009A7486">
        <w:rPr>
          <w:lang w:val="ru-RU"/>
        </w:rPr>
        <w:t xml:space="preserve">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 </w:t>
      </w:r>
    </w:p>
    <w:p w:rsidR="00032A3F" w:rsidRPr="00750E04" w:rsidRDefault="000812D1" w:rsidP="00032A3F">
      <w:pPr>
        <w:pStyle w:val="2"/>
        <w:rPr>
          <w:lang w:val="ru-RU"/>
        </w:rPr>
      </w:pPr>
      <w:bookmarkStart w:id="230" w:name="_Toc202546596"/>
      <w:r>
        <w:rPr>
          <w:lang w:val="ru-RU"/>
        </w:rPr>
        <w:t>Вопрос 1</w:t>
      </w:r>
      <w:r w:rsidR="000B3B7A">
        <w:rPr>
          <w:lang w:val="ru-RU"/>
        </w:rPr>
        <w:t>6</w:t>
      </w:r>
      <w:r>
        <w:rPr>
          <w:lang w:val="ru-RU"/>
        </w:rPr>
        <w:t xml:space="preserve">. </w:t>
      </w:r>
      <w:r w:rsidRPr="000812D1">
        <w:rPr>
          <w:lang w:val="ru-RU"/>
        </w:rPr>
        <w:t>Проводятся расчеты по денежным ТО по внебиржевым сделкам с валютой и внебиржевым ПФИ, а также по внебиржевым сделкам с ц/б</w:t>
      </w:r>
      <w:r>
        <w:rPr>
          <w:lang w:val="ru-RU"/>
        </w:rPr>
        <w:t>?</w:t>
      </w:r>
      <w:bookmarkEnd w:id="230"/>
    </w:p>
    <w:p w:rsidR="000812D1" w:rsidRDefault="000812D1" w:rsidP="00377B60">
      <w:pPr>
        <w:pStyle w:val="a4"/>
        <w:ind w:firstLine="0"/>
        <w:rPr>
          <w:rFonts w:asciiTheme="minorHAnsi" w:hAnsiTheme="minorHAnsi" w:cstheme="minorHAnsi"/>
          <w:sz w:val="22"/>
          <w:szCs w:val="22"/>
        </w:rPr>
      </w:pPr>
      <w:r w:rsidRPr="000812D1">
        <w:rPr>
          <w:rFonts w:asciiTheme="minorHAnsi" w:hAnsiTheme="minorHAnsi" w:cstheme="minorHAnsi"/>
          <w:sz w:val="22"/>
          <w:szCs w:val="22"/>
        </w:rPr>
        <w:t xml:space="preserve">Вопрос влияет на настройку календаря дней без расчетов. В текущей версии СОФР в настроечной таблице в качестве календаря дней без расчетов и для БО ЦБ, и для </w:t>
      </w:r>
      <w:proofErr w:type="spellStart"/>
      <w:r w:rsidRPr="000812D1">
        <w:rPr>
          <w:rFonts w:asciiTheme="minorHAnsi" w:hAnsiTheme="minorHAnsi" w:cstheme="minorHAnsi"/>
          <w:sz w:val="22"/>
          <w:szCs w:val="22"/>
        </w:rPr>
        <w:t>ФИССиКО</w:t>
      </w:r>
      <w:proofErr w:type="spellEnd"/>
      <w:r w:rsidRPr="000812D1">
        <w:rPr>
          <w:rFonts w:asciiTheme="minorHAnsi" w:hAnsiTheme="minorHAnsi" w:cstheme="minorHAnsi"/>
          <w:sz w:val="22"/>
          <w:szCs w:val="22"/>
        </w:rPr>
        <w:t xml:space="preserve"> используется один календарь с номером 60.</w:t>
      </w:r>
    </w:p>
    <w:p w:rsidR="0070326B" w:rsidRDefault="0070326B" w:rsidP="00377B60">
      <w:pPr>
        <w:pStyle w:val="a4"/>
      </w:pPr>
    </w:p>
    <w:p w:rsidR="00FB1F51" w:rsidRPr="00AD3360" w:rsidRDefault="00FB1F51" w:rsidP="00377B60">
      <w:pPr>
        <w:rPr>
          <w:lang w:val="ru-RU"/>
        </w:rPr>
      </w:pPr>
      <w:r>
        <w:rPr>
          <w:lang w:val="ru-RU"/>
        </w:rPr>
        <w:t>Порядок заполнения параметров дней в календаре дней без расчетов:</w:t>
      </w:r>
    </w:p>
    <w:p w:rsidR="00FB1F51" w:rsidRPr="009A7486" w:rsidRDefault="00FB1F51" w:rsidP="00377B60">
      <w:pPr>
        <w:pStyle w:val="a6"/>
        <w:numPr>
          <w:ilvl w:val="0"/>
          <w:numId w:val="15"/>
        </w:numPr>
        <w:rPr>
          <w:lang w:val="ru-RU"/>
        </w:rPr>
      </w:pPr>
      <w:r w:rsidRPr="009A7486">
        <w:rPr>
          <w:lang w:val="ru-RU"/>
        </w:rPr>
        <w:t xml:space="preserve">Дни, </w:t>
      </w:r>
      <w:r>
        <w:rPr>
          <w:lang w:val="ru-RU"/>
        </w:rPr>
        <w:t>в которых ответ на вопрос 1</w:t>
      </w:r>
      <w:r w:rsidR="000B3B7A">
        <w:rPr>
          <w:lang w:val="ru-RU"/>
        </w:rPr>
        <w:t>6</w:t>
      </w:r>
      <w:r>
        <w:rPr>
          <w:lang w:val="ru-RU"/>
        </w:rPr>
        <w:t xml:space="preserve"> «Да»</w:t>
      </w:r>
      <w:r w:rsidRPr="009A7486">
        <w:rPr>
          <w:lang w:val="ru-RU"/>
        </w:rPr>
        <w:t>,</w:t>
      </w:r>
      <w:r>
        <w:rPr>
          <w:lang w:val="ru-RU"/>
        </w:rPr>
        <w:t xml:space="preserve"> должны</w:t>
      </w:r>
      <w:r w:rsidRPr="009A7486">
        <w:rPr>
          <w:lang w:val="ru-RU"/>
        </w:rPr>
        <w:t xml:space="preserve"> иметь вид обслуживания «Банковское»</w:t>
      </w:r>
      <w:r>
        <w:rPr>
          <w:lang w:val="ru-RU"/>
        </w:rPr>
        <w:t>.</w:t>
      </w:r>
    </w:p>
    <w:p w:rsidR="00FB1F51" w:rsidRPr="009A7486" w:rsidRDefault="00FB1F51" w:rsidP="00377B60">
      <w:pPr>
        <w:pStyle w:val="a6"/>
        <w:numPr>
          <w:ilvl w:val="0"/>
          <w:numId w:val="15"/>
        </w:numPr>
        <w:rPr>
          <w:lang w:val="ru-RU"/>
        </w:rPr>
      </w:pPr>
      <w:r>
        <w:rPr>
          <w:lang w:val="ru-RU"/>
        </w:rPr>
        <w:t>Дни, в которых ответ на вопрос 1</w:t>
      </w:r>
      <w:r w:rsidR="000B3B7A">
        <w:rPr>
          <w:lang w:val="ru-RU"/>
        </w:rPr>
        <w:t>6</w:t>
      </w:r>
      <w:r>
        <w:rPr>
          <w:lang w:val="ru-RU"/>
        </w:rPr>
        <w:t xml:space="preserve"> «Нет»</w:t>
      </w:r>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p>
    <w:p w:rsidR="00FC04C5" w:rsidRPr="000B3B7A" w:rsidRDefault="000812D1" w:rsidP="000B3B7A">
      <w:pPr>
        <w:pStyle w:val="2"/>
        <w:rPr>
          <w:lang w:val="ru-RU"/>
        </w:rPr>
      </w:pPr>
      <w:bookmarkStart w:id="231" w:name="_Toc202546597"/>
      <w:r>
        <w:rPr>
          <w:lang w:val="ru-RU"/>
        </w:rPr>
        <w:t>Вопрос 1</w:t>
      </w:r>
      <w:r w:rsidR="000B3B7A">
        <w:rPr>
          <w:lang w:val="ru-RU"/>
        </w:rPr>
        <w:t>7</w:t>
      </w:r>
      <w:r w:rsidR="00D72271">
        <w:rPr>
          <w:lang w:val="ru-RU"/>
        </w:rPr>
        <w:t>.</w:t>
      </w:r>
      <w:r w:rsidR="000B3B7A">
        <w:rPr>
          <w:lang w:val="ru-RU"/>
        </w:rPr>
        <w:t xml:space="preserve"> </w:t>
      </w:r>
      <w:r w:rsidR="000B3B7A" w:rsidRPr="000B3B7A">
        <w:rPr>
          <w:lang w:val="ru-RU"/>
        </w:rPr>
        <w:t>Если ответ на вопрос № 1</w:t>
      </w:r>
      <w:r w:rsidR="000B3B7A">
        <w:rPr>
          <w:lang w:val="ru-RU"/>
        </w:rPr>
        <w:t>6</w:t>
      </w:r>
      <w:r w:rsidR="000B3B7A" w:rsidRPr="000B3B7A">
        <w:rPr>
          <w:lang w:val="ru-RU"/>
        </w:rPr>
        <w:t xml:space="preserve"> "Да", то в какую дату выгружать в АБС ЦФТ проводки и платежи</w:t>
      </w:r>
      <w:r w:rsidR="000B3B7A">
        <w:rPr>
          <w:lang w:val="ru-RU"/>
        </w:rPr>
        <w:t>?</w:t>
      </w:r>
      <w:bookmarkEnd w:id="231"/>
    </w:p>
    <w:p w:rsidR="000B3B7A" w:rsidRPr="009A7486" w:rsidRDefault="000B3B7A" w:rsidP="000B3B7A">
      <w:pPr>
        <w:rPr>
          <w:lang w:val="ru-RU"/>
        </w:rPr>
      </w:pPr>
      <w:r>
        <w:rPr>
          <w:lang w:val="ru-RU"/>
        </w:rPr>
        <w:t xml:space="preserve">Вопрос влияет на настройку календаря дней без расчетов. </w:t>
      </w:r>
      <w:r w:rsidRPr="009A7486">
        <w:rPr>
          <w:lang w:val="ru-RU"/>
        </w:rPr>
        <w:t xml:space="preserve">Если в колонке ответов с датой ответ на вопрос </w:t>
      </w:r>
      <w:r>
        <w:rPr>
          <w:lang w:val="ru-RU"/>
        </w:rPr>
        <w:t>16</w:t>
      </w:r>
      <w:r w:rsidRPr="009A7486">
        <w:rPr>
          <w:lang w:val="ru-RU"/>
        </w:rPr>
        <w:t xml:space="preserve"> «Да», и дата в ответе на вопрос </w:t>
      </w:r>
      <w:r>
        <w:rPr>
          <w:lang w:val="ru-RU"/>
        </w:rPr>
        <w:t xml:space="preserve">17 </w:t>
      </w:r>
      <w:r w:rsidRPr="009A7486">
        <w:rPr>
          <w:lang w:val="ru-RU"/>
        </w:rPr>
        <w:t xml:space="preserve">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 </w:t>
      </w:r>
    </w:p>
    <w:p w:rsidR="00B32E63" w:rsidRDefault="00B32E63" w:rsidP="00B32E63">
      <w:pPr>
        <w:pStyle w:val="2"/>
        <w:rPr>
          <w:ins w:id="232" w:author="Jakovleva Svetlana" w:date="2025-07-04T18:16:00Z"/>
          <w:lang w:val="ru-RU"/>
        </w:rPr>
      </w:pPr>
      <w:bookmarkStart w:id="233" w:name="_Toc202546598"/>
      <w:ins w:id="234" w:author="Jakovleva Svetlana" w:date="2025-07-04T18:16:00Z">
        <w:r>
          <w:rPr>
            <w:lang w:val="ru-RU"/>
          </w:rPr>
          <w:t xml:space="preserve">Вопрос 18. </w:t>
        </w:r>
        <w:r w:rsidRPr="000812D1">
          <w:rPr>
            <w:lang w:val="ru-RU"/>
          </w:rPr>
          <w:t xml:space="preserve">Заключаются или исполняются сделки </w:t>
        </w:r>
      </w:ins>
      <w:ins w:id="235" w:author="Jakovleva Svetlana" w:date="2025-07-04T18:19:00Z">
        <w:r>
          <w:rPr>
            <w:lang w:val="ru-RU"/>
          </w:rPr>
          <w:t xml:space="preserve">биржевого </w:t>
        </w:r>
      </w:ins>
      <w:ins w:id="236" w:author="Jakovleva Svetlana" w:date="2025-07-04T18:16:00Z">
        <w:r w:rsidRPr="000812D1">
          <w:rPr>
            <w:lang w:val="ru-RU"/>
          </w:rPr>
          <w:t>РЕПО с ц/б на внебиржевом  рынке?</w:t>
        </w:r>
        <w:bookmarkEnd w:id="233"/>
      </w:ins>
    </w:p>
    <w:p w:rsidR="00B32E63" w:rsidRDefault="00B32E63" w:rsidP="00B32E63">
      <w:pPr>
        <w:rPr>
          <w:ins w:id="237" w:author="Jakovleva Svetlana" w:date="2025-07-04T18:22:00Z"/>
          <w:lang w:val="ru-RU"/>
        </w:rPr>
      </w:pPr>
      <w:ins w:id="238" w:author="Jakovleva Svetlana" w:date="2025-07-04T18:16:00Z">
        <w:r>
          <w:rPr>
            <w:lang w:val="ru-RU"/>
          </w:rPr>
          <w:t xml:space="preserve">Вопросы 18-19 относятся только к сделкам биржевого РЕПО и задают правила для планирования </w:t>
        </w:r>
      </w:ins>
      <w:ins w:id="239" w:author="Jakovleva Svetlana" w:date="2025-07-04T18:20:00Z">
        <w:r>
          <w:rPr>
            <w:lang w:val="ru-RU"/>
          </w:rPr>
          <w:t xml:space="preserve">исполнения ТО </w:t>
        </w:r>
      </w:ins>
      <w:ins w:id="240" w:author="Jakovleva Svetlana" w:date="2025-07-04T18:16:00Z">
        <w:r>
          <w:rPr>
            <w:lang w:val="ru-RU"/>
          </w:rPr>
          <w:t xml:space="preserve">этих сделок в том случае, если они отличаются от планирования </w:t>
        </w:r>
      </w:ins>
      <w:proofErr w:type="gramStart"/>
      <w:ins w:id="241" w:author="Jakovleva Svetlana" w:date="2025-07-04T18:33:00Z">
        <w:r w:rsidR="005E38BB">
          <w:rPr>
            <w:lang w:val="ru-RU"/>
          </w:rPr>
          <w:t>исполнения</w:t>
        </w:r>
        <w:proofErr w:type="gramEnd"/>
        <w:r w:rsidR="005E38BB">
          <w:rPr>
            <w:lang w:val="ru-RU"/>
          </w:rPr>
          <w:t xml:space="preserve"> ТО </w:t>
        </w:r>
      </w:ins>
      <w:ins w:id="242" w:author="Jakovleva Svetlana" w:date="2025-07-04T18:16:00Z">
        <w:r>
          <w:rPr>
            <w:lang w:val="ru-RU"/>
          </w:rPr>
          <w:t xml:space="preserve">сделок </w:t>
        </w:r>
      </w:ins>
      <w:ins w:id="243" w:author="Jakovleva Svetlana" w:date="2025-07-04T18:19:00Z">
        <w:r>
          <w:rPr>
            <w:lang w:val="ru-RU"/>
          </w:rPr>
          <w:t xml:space="preserve">биржевых </w:t>
        </w:r>
      </w:ins>
      <w:ins w:id="244" w:author="Jakovleva Svetlana" w:date="2025-07-04T18:16:00Z">
        <w:r>
          <w:rPr>
            <w:lang w:val="ru-RU"/>
          </w:rPr>
          <w:t xml:space="preserve">покупок-продаж ц/б в период длинных выходных. </w:t>
        </w:r>
      </w:ins>
    </w:p>
    <w:p w:rsidR="00275E13" w:rsidRDefault="00275E13" w:rsidP="00B32E63">
      <w:pPr>
        <w:rPr>
          <w:ins w:id="245" w:author="Jakovleva Svetlana" w:date="2025-07-04T18:22:00Z"/>
          <w:lang w:val="ru-RU"/>
        </w:rPr>
      </w:pPr>
      <w:ins w:id="246" w:author="Jakovleva Svetlana" w:date="2025-07-04T18:22:00Z">
        <w:r>
          <w:rPr>
            <w:lang w:val="ru-RU"/>
          </w:rPr>
          <w:t>Вопросы влияют на настройку календарей:</w:t>
        </w:r>
      </w:ins>
    </w:p>
    <w:p w:rsidR="00275E13" w:rsidRPr="00275E13" w:rsidRDefault="00275E13">
      <w:pPr>
        <w:pStyle w:val="a6"/>
        <w:numPr>
          <w:ilvl w:val="0"/>
          <w:numId w:val="26"/>
        </w:numPr>
        <w:rPr>
          <w:ins w:id="247" w:author="Jakovleva Svetlana" w:date="2025-07-04T18:23:00Z"/>
          <w:lang w:val="ru-RU"/>
          <w:rPrChange w:id="248" w:author="Jakovleva Svetlana" w:date="2025-07-04T18:23:00Z">
            <w:rPr>
              <w:ins w:id="249" w:author="Jakovleva Svetlana" w:date="2025-07-04T18:23:00Z"/>
              <w:rFonts w:ascii="Times New Roman" w:eastAsia="Times New Roman" w:hAnsi="Times New Roman" w:cs="Times New Roman"/>
              <w:sz w:val="24"/>
              <w:szCs w:val="24"/>
            </w:rPr>
          </w:rPrChange>
        </w:rPr>
        <w:pPrChange w:id="250" w:author="Jakovleva Svetlana" w:date="2025-07-04T18:23:00Z">
          <w:pPr>
            <w:numPr>
              <w:numId w:val="25"/>
            </w:numPr>
            <w:tabs>
              <w:tab w:val="num" w:pos="720"/>
            </w:tabs>
            <w:spacing w:before="100" w:beforeAutospacing="1" w:after="100" w:afterAutospacing="1" w:line="240" w:lineRule="auto"/>
            <w:ind w:left="720" w:hanging="360"/>
          </w:pPr>
        </w:pPrChange>
      </w:pPr>
      <w:ins w:id="251" w:author="Jakovleva Svetlana" w:date="2025-07-04T18:23:00Z">
        <w:r w:rsidRPr="00275E13">
          <w:rPr>
            <w:lang w:val="ru-RU"/>
            <w:rPrChange w:id="252" w:author="Jakovleva Svetlana" w:date="2025-07-04T18:23:00Z">
              <w:rPr>
                <w:rFonts w:ascii="Times New Roman" w:eastAsia="Times New Roman" w:hAnsi="Times New Roman" w:cs="Times New Roman"/>
                <w:sz w:val="24"/>
                <w:szCs w:val="24"/>
              </w:rPr>
            </w:rPrChange>
          </w:rPr>
          <w:t>212 - Календарь ММВБ фондовый расчетный рубли ПРЕПО</w:t>
        </w:r>
      </w:ins>
    </w:p>
    <w:p w:rsidR="00275E13" w:rsidRPr="00275E13" w:rsidRDefault="00275E13">
      <w:pPr>
        <w:pStyle w:val="a6"/>
        <w:numPr>
          <w:ilvl w:val="0"/>
          <w:numId w:val="26"/>
        </w:numPr>
        <w:rPr>
          <w:ins w:id="253" w:author="Jakovleva Svetlana" w:date="2025-07-04T18:23:00Z"/>
          <w:lang w:val="ru-RU"/>
          <w:rPrChange w:id="254" w:author="Jakovleva Svetlana" w:date="2025-07-04T18:23:00Z">
            <w:rPr>
              <w:ins w:id="255" w:author="Jakovleva Svetlana" w:date="2025-07-04T18:23:00Z"/>
              <w:rFonts w:ascii="Times New Roman" w:eastAsia="Times New Roman" w:hAnsi="Times New Roman" w:cs="Times New Roman"/>
              <w:sz w:val="24"/>
              <w:szCs w:val="24"/>
            </w:rPr>
          </w:rPrChange>
        </w:rPr>
        <w:pPrChange w:id="256" w:author="Jakovleva Svetlana" w:date="2025-07-04T18:23:00Z">
          <w:pPr>
            <w:numPr>
              <w:numId w:val="25"/>
            </w:numPr>
            <w:tabs>
              <w:tab w:val="num" w:pos="720"/>
            </w:tabs>
            <w:spacing w:before="100" w:beforeAutospacing="1" w:after="100" w:afterAutospacing="1" w:line="240" w:lineRule="auto"/>
            <w:ind w:left="720" w:hanging="360"/>
          </w:pPr>
        </w:pPrChange>
      </w:pPr>
      <w:ins w:id="257" w:author="Jakovleva Svetlana" w:date="2025-07-04T18:23:00Z">
        <w:r w:rsidRPr="00275E13">
          <w:rPr>
            <w:lang w:val="ru-RU"/>
            <w:rPrChange w:id="258" w:author="Jakovleva Svetlana" w:date="2025-07-04T18:23:00Z">
              <w:rPr>
                <w:rFonts w:ascii="Times New Roman" w:eastAsia="Times New Roman" w:hAnsi="Times New Roman" w:cs="Times New Roman"/>
                <w:sz w:val="24"/>
                <w:szCs w:val="24"/>
              </w:rPr>
            </w:rPrChange>
          </w:rPr>
          <w:t>213 - Календарь ММВБ фондовый расчетный рубли ПРЕПО с КСУ</w:t>
        </w:r>
      </w:ins>
    </w:p>
    <w:p w:rsidR="00275E13" w:rsidRPr="00275E13" w:rsidRDefault="00275E13">
      <w:pPr>
        <w:pStyle w:val="a6"/>
        <w:numPr>
          <w:ilvl w:val="0"/>
          <w:numId w:val="26"/>
        </w:numPr>
        <w:rPr>
          <w:ins w:id="259" w:author="Jakovleva Svetlana" w:date="2025-07-04T18:23:00Z"/>
          <w:lang w:val="ru-RU"/>
          <w:rPrChange w:id="260" w:author="Jakovleva Svetlana" w:date="2025-07-04T18:23:00Z">
            <w:rPr>
              <w:ins w:id="261" w:author="Jakovleva Svetlana" w:date="2025-07-04T18:23:00Z"/>
              <w:rFonts w:ascii="Times New Roman" w:eastAsia="Times New Roman" w:hAnsi="Times New Roman" w:cs="Times New Roman"/>
              <w:sz w:val="24"/>
              <w:szCs w:val="24"/>
            </w:rPr>
          </w:rPrChange>
        </w:rPr>
        <w:pPrChange w:id="262" w:author="Jakovleva Svetlana" w:date="2025-07-04T18:23:00Z">
          <w:pPr>
            <w:numPr>
              <w:numId w:val="25"/>
            </w:numPr>
            <w:tabs>
              <w:tab w:val="num" w:pos="720"/>
            </w:tabs>
            <w:spacing w:before="100" w:beforeAutospacing="1" w:after="100" w:afterAutospacing="1" w:line="240" w:lineRule="auto"/>
            <w:ind w:left="720" w:hanging="360"/>
          </w:pPr>
        </w:pPrChange>
      </w:pPr>
      <w:ins w:id="263" w:author="Jakovleva Svetlana" w:date="2025-07-04T18:23:00Z">
        <w:r w:rsidRPr="00275E13">
          <w:rPr>
            <w:lang w:val="ru-RU"/>
            <w:rPrChange w:id="264" w:author="Jakovleva Svetlana" w:date="2025-07-04T18:23:00Z">
              <w:rPr>
                <w:rFonts w:ascii="Times New Roman" w:eastAsia="Times New Roman" w:hAnsi="Times New Roman" w:cs="Times New Roman"/>
                <w:sz w:val="24"/>
                <w:szCs w:val="24"/>
              </w:rPr>
            </w:rPrChange>
          </w:rPr>
          <w:t>214 - Календарь ММВБ фондовый расчетный рубли ОРЕПО</w:t>
        </w:r>
      </w:ins>
    </w:p>
    <w:p w:rsidR="00275E13" w:rsidRPr="00275E13" w:rsidRDefault="00275E13">
      <w:pPr>
        <w:pStyle w:val="a6"/>
        <w:numPr>
          <w:ilvl w:val="0"/>
          <w:numId w:val="26"/>
        </w:numPr>
        <w:rPr>
          <w:ins w:id="265" w:author="Jakovleva Svetlana" w:date="2025-07-04T18:23:00Z"/>
          <w:lang w:val="ru-RU"/>
          <w:rPrChange w:id="266" w:author="Jakovleva Svetlana" w:date="2025-07-04T18:23:00Z">
            <w:rPr>
              <w:ins w:id="267" w:author="Jakovleva Svetlana" w:date="2025-07-04T18:23:00Z"/>
              <w:rFonts w:ascii="Times New Roman" w:eastAsia="Times New Roman" w:hAnsi="Times New Roman" w:cs="Times New Roman"/>
              <w:sz w:val="24"/>
              <w:szCs w:val="24"/>
            </w:rPr>
          </w:rPrChange>
        </w:rPr>
        <w:pPrChange w:id="268" w:author="Jakovleva Svetlana" w:date="2025-07-04T18:23:00Z">
          <w:pPr>
            <w:numPr>
              <w:numId w:val="25"/>
            </w:numPr>
            <w:tabs>
              <w:tab w:val="num" w:pos="720"/>
            </w:tabs>
            <w:spacing w:before="100" w:beforeAutospacing="1" w:after="100" w:afterAutospacing="1" w:line="240" w:lineRule="auto"/>
            <w:ind w:left="720" w:hanging="360"/>
          </w:pPr>
        </w:pPrChange>
      </w:pPr>
      <w:ins w:id="269" w:author="Jakovleva Svetlana" w:date="2025-07-04T18:23:00Z">
        <w:r w:rsidRPr="00275E13">
          <w:rPr>
            <w:lang w:val="ru-RU"/>
            <w:rPrChange w:id="270" w:author="Jakovleva Svetlana" w:date="2025-07-04T18:23:00Z">
              <w:rPr>
                <w:rFonts w:ascii="Times New Roman" w:eastAsia="Times New Roman" w:hAnsi="Times New Roman" w:cs="Times New Roman"/>
                <w:sz w:val="24"/>
                <w:szCs w:val="24"/>
              </w:rPr>
            </w:rPrChange>
          </w:rPr>
          <w:t>215 - Календарь ММВБ фондовый расчетный рубли ОРЕПО с КСУ </w:t>
        </w:r>
      </w:ins>
    </w:p>
    <w:p w:rsidR="00275E13" w:rsidRPr="00AD3360" w:rsidRDefault="00275E13" w:rsidP="00275E13">
      <w:pPr>
        <w:rPr>
          <w:ins w:id="271" w:author="Jakovleva Svetlana" w:date="2025-07-04T18:24:00Z"/>
          <w:lang w:val="ru-RU"/>
        </w:rPr>
      </w:pPr>
      <w:ins w:id="272" w:author="Jakovleva Svetlana" w:date="2025-07-04T18:28:00Z">
        <w:r w:rsidRPr="00275E13">
          <w:rPr>
            <w:rFonts w:cstheme="minorHAnsi"/>
            <w:lang w:val="ru-RU"/>
            <w:rPrChange w:id="273" w:author="Jakovleva Svetlana" w:date="2025-07-04T18:28:00Z">
              <w:rPr>
                <w:rFonts w:cstheme="minorHAnsi"/>
              </w:rPr>
            </w:rPrChange>
          </w:rPr>
          <w:t xml:space="preserve">Если в строке с вопросом 18 ответы по датам не совпадают с ответами на вопрос 2, то есть в какие-то даты биржевые покупки-продажи не будут  исполняться, а ТО по сделкам РЕПО будут, в таком случае </w:t>
        </w:r>
        <w:r>
          <w:rPr>
            <w:rFonts w:cstheme="minorHAnsi"/>
            <w:lang w:val="ru-RU"/>
          </w:rPr>
          <w:t>п</w:t>
        </w:r>
      </w:ins>
      <w:ins w:id="274" w:author="Jakovleva Svetlana" w:date="2025-07-04T18:24:00Z">
        <w:r>
          <w:rPr>
            <w:lang w:val="ru-RU"/>
          </w:rPr>
          <w:t>орядок заполнения параметров дней в</w:t>
        </w:r>
      </w:ins>
      <w:ins w:id="275" w:author="Jakovleva Svetlana" w:date="2025-07-04T18:28:00Z">
        <w:r>
          <w:rPr>
            <w:lang w:val="ru-RU"/>
          </w:rPr>
          <w:t xml:space="preserve"> этих</w:t>
        </w:r>
      </w:ins>
      <w:ins w:id="276" w:author="Jakovleva Svetlana" w:date="2025-07-04T18:24:00Z">
        <w:r>
          <w:rPr>
            <w:lang w:val="ru-RU"/>
          </w:rPr>
          <w:t xml:space="preserve"> календарях </w:t>
        </w:r>
      </w:ins>
      <w:ins w:id="277" w:author="Jakovleva Svetlana" w:date="2025-07-04T18:28:00Z">
        <w:r>
          <w:rPr>
            <w:lang w:val="ru-RU"/>
          </w:rPr>
          <w:t>будет такой</w:t>
        </w:r>
      </w:ins>
      <w:ins w:id="278" w:author="Jakovleva Svetlana" w:date="2025-07-04T18:24:00Z">
        <w:r>
          <w:rPr>
            <w:lang w:val="ru-RU"/>
          </w:rPr>
          <w:t>:</w:t>
        </w:r>
      </w:ins>
    </w:p>
    <w:p w:rsidR="00275E13" w:rsidRPr="009A7486" w:rsidRDefault="00275E13" w:rsidP="00275E13">
      <w:pPr>
        <w:pStyle w:val="a6"/>
        <w:numPr>
          <w:ilvl w:val="0"/>
          <w:numId w:val="15"/>
        </w:numPr>
        <w:rPr>
          <w:ins w:id="279" w:author="Jakovleva Svetlana" w:date="2025-07-04T18:24:00Z"/>
          <w:lang w:val="ru-RU"/>
        </w:rPr>
      </w:pPr>
      <w:ins w:id="280" w:author="Jakovleva Svetlana" w:date="2025-07-04T18:24:00Z">
        <w:r w:rsidRPr="009A7486">
          <w:rPr>
            <w:lang w:val="ru-RU"/>
          </w:rPr>
          <w:lastRenderedPageBreak/>
          <w:t xml:space="preserve">Дни, </w:t>
        </w:r>
        <w:r>
          <w:rPr>
            <w:lang w:val="ru-RU"/>
          </w:rPr>
          <w:t>в которых</w:t>
        </w:r>
      </w:ins>
      <w:ins w:id="281" w:author="Jakovleva Svetlana" w:date="2025-07-04T18:25:00Z">
        <w:r>
          <w:rPr>
            <w:lang w:val="ru-RU"/>
          </w:rPr>
          <w:t xml:space="preserve"> по</w:t>
        </w:r>
      </w:ins>
      <w:ins w:id="282" w:author="Jakovleva Svetlana" w:date="2025-07-04T18:24:00Z">
        <w:r>
          <w:rPr>
            <w:lang w:val="ru-RU"/>
          </w:rPr>
          <w:t xml:space="preserve"> торговом</w:t>
        </w:r>
      </w:ins>
      <w:ins w:id="283" w:author="Jakovleva Svetlana" w:date="2025-07-04T18:25:00Z">
        <w:r>
          <w:rPr>
            <w:lang w:val="ru-RU"/>
          </w:rPr>
          <w:t>у</w:t>
        </w:r>
      </w:ins>
      <w:ins w:id="284" w:author="Jakovleva Svetlana" w:date="2025-07-04T18:24:00Z">
        <w:r>
          <w:rPr>
            <w:lang w:val="ru-RU"/>
          </w:rPr>
          <w:t xml:space="preserve"> календар</w:t>
        </w:r>
      </w:ins>
      <w:ins w:id="285" w:author="Jakovleva Svetlana" w:date="2025-07-04T18:25:00Z">
        <w:r>
          <w:rPr>
            <w:lang w:val="ru-RU"/>
          </w:rPr>
          <w:t>ю</w:t>
        </w:r>
      </w:ins>
      <w:ins w:id="286" w:author="Jakovleva Svetlana" w:date="2025-07-04T18:24:00Z">
        <w:r>
          <w:rPr>
            <w:lang w:val="ru-RU"/>
          </w:rPr>
          <w:t xml:space="preserve"> биржи на фондовом </w:t>
        </w:r>
        <w:r w:rsidRPr="00BF2DE6">
          <w:rPr>
            <w:lang w:val="ru-RU"/>
          </w:rPr>
          <w:t xml:space="preserve">рынке </w:t>
        </w:r>
        <w:r>
          <w:rPr>
            <w:lang w:val="ru-RU"/>
          </w:rPr>
          <w:t xml:space="preserve">ожидаются расчеты по </w:t>
        </w:r>
      </w:ins>
      <w:ins w:id="287" w:author="Jakovleva Svetlana" w:date="2025-07-04T18:25:00Z">
        <w:r>
          <w:rPr>
            <w:lang w:val="ru-RU"/>
          </w:rPr>
          <w:t>соответствующему виду сделки РЕПО</w:t>
        </w:r>
      </w:ins>
      <w:ins w:id="288" w:author="Jakovleva Svetlana" w:date="2025-07-04T18:24:00Z">
        <w:r w:rsidRPr="00BF2DE6">
          <w:rPr>
            <w:lang w:val="ru-RU"/>
          </w:rPr>
          <w:t xml:space="preserve">, </w:t>
        </w:r>
        <w:r>
          <w:rPr>
            <w:lang w:val="ru-RU"/>
          </w:rPr>
          <w:t>в  календаре должны</w:t>
        </w:r>
        <w:r w:rsidRPr="009A7486">
          <w:rPr>
            <w:lang w:val="ru-RU"/>
          </w:rPr>
          <w:t xml:space="preserve"> иметь вид обслуживания «Банковское»</w:t>
        </w:r>
        <w:r>
          <w:rPr>
            <w:lang w:val="ru-RU"/>
          </w:rPr>
          <w:t>.</w:t>
        </w:r>
      </w:ins>
    </w:p>
    <w:p w:rsidR="00275E13" w:rsidRPr="009A7486" w:rsidRDefault="00275E13" w:rsidP="00275E13">
      <w:pPr>
        <w:pStyle w:val="a6"/>
        <w:numPr>
          <w:ilvl w:val="0"/>
          <w:numId w:val="15"/>
        </w:numPr>
        <w:rPr>
          <w:ins w:id="289" w:author="Jakovleva Svetlana" w:date="2025-07-04T18:24:00Z"/>
          <w:lang w:val="ru-RU"/>
        </w:rPr>
      </w:pPr>
      <w:ins w:id="290" w:author="Jakovleva Svetlana" w:date="2025-07-04T18:24:00Z">
        <w:r>
          <w:rPr>
            <w:lang w:val="ru-RU"/>
          </w:rPr>
          <w:t xml:space="preserve">Дни, в которых </w:t>
        </w:r>
      </w:ins>
      <w:ins w:id="291" w:author="Jakovleva Svetlana" w:date="2025-07-04T18:25:00Z">
        <w:r>
          <w:rPr>
            <w:lang w:val="ru-RU"/>
          </w:rPr>
          <w:t xml:space="preserve">по </w:t>
        </w:r>
      </w:ins>
      <w:ins w:id="292" w:author="Jakovleva Svetlana" w:date="2025-07-04T18:24:00Z">
        <w:r>
          <w:rPr>
            <w:lang w:val="ru-RU"/>
          </w:rPr>
          <w:t>торговом</w:t>
        </w:r>
      </w:ins>
      <w:ins w:id="293" w:author="Jakovleva Svetlana" w:date="2025-07-04T18:25:00Z">
        <w:r>
          <w:rPr>
            <w:lang w:val="ru-RU"/>
          </w:rPr>
          <w:t>у</w:t>
        </w:r>
      </w:ins>
      <w:ins w:id="294" w:author="Jakovleva Svetlana" w:date="2025-07-04T18:24:00Z">
        <w:r>
          <w:rPr>
            <w:lang w:val="ru-RU"/>
          </w:rPr>
          <w:t xml:space="preserve"> календар</w:t>
        </w:r>
      </w:ins>
      <w:ins w:id="295" w:author="Jakovleva Svetlana" w:date="2025-07-04T18:26:00Z">
        <w:r>
          <w:rPr>
            <w:lang w:val="ru-RU"/>
          </w:rPr>
          <w:t>ю</w:t>
        </w:r>
      </w:ins>
      <w:ins w:id="296" w:author="Jakovleva Svetlana" w:date="2025-07-04T18:24:00Z">
        <w:r>
          <w:rPr>
            <w:lang w:val="ru-RU"/>
          </w:rPr>
          <w:t xml:space="preserve"> биржи на </w:t>
        </w:r>
      </w:ins>
      <w:ins w:id="297" w:author="Jakovleva Svetlana" w:date="2025-07-04T18:26:00Z">
        <w:r>
          <w:rPr>
            <w:lang w:val="ru-RU"/>
          </w:rPr>
          <w:t>фондовом</w:t>
        </w:r>
      </w:ins>
      <w:ins w:id="298" w:author="Jakovleva Svetlana" w:date="2025-07-04T18:24:00Z">
        <w:r>
          <w:rPr>
            <w:lang w:val="ru-RU"/>
          </w:rPr>
          <w:t xml:space="preserve"> </w:t>
        </w:r>
        <w:r w:rsidRPr="00BF2DE6">
          <w:rPr>
            <w:lang w:val="ru-RU"/>
          </w:rPr>
          <w:t xml:space="preserve">рынке </w:t>
        </w:r>
      </w:ins>
      <w:ins w:id="299" w:author="Jakovleva Svetlana" w:date="2025-07-04T18:26:00Z">
        <w:r>
          <w:rPr>
            <w:lang w:val="ru-RU"/>
          </w:rPr>
          <w:t>не ожидается расчетов по</w:t>
        </w:r>
      </w:ins>
      <w:ins w:id="300" w:author="Jakovleva Svetlana" w:date="2025-07-04T18:29:00Z">
        <w:r>
          <w:rPr>
            <w:lang w:val="ru-RU"/>
          </w:rPr>
          <w:t xml:space="preserve"> такому виду</w:t>
        </w:r>
      </w:ins>
      <w:ins w:id="301" w:author="Jakovleva Svetlana" w:date="2025-07-04T18:26:00Z">
        <w:r>
          <w:rPr>
            <w:lang w:val="ru-RU"/>
          </w:rPr>
          <w:t xml:space="preserve"> РЕПО</w:t>
        </w:r>
      </w:ins>
      <w:ins w:id="302" w:author="Jakovleva Svetlana" w:date="2025-07-04T18:24:00Z">
        <w:r w:rsidRPr="009A7486">
          <w:rPr>
            <w:lang w:val="ru-RU"/>
          </w:rPr>
          <w:t xml:space="preserve">, </w:t>
        </w:r>
        <w:r>
          <w:rPr>
            <w:lang w:val="ru-RU"/>
          </w:rPr>
          <w:t xml:space="preserve">должны </w:t>
        </w:r>
        <w:r w:rsidRPr="009A7486">
          <w:rPr>
            <w:lang w:val="ru-RU"/>
          </w:rPr>
          <w:t>иметь вид обслуживания «Нет обслуживания» и сброшенный признак «Баланс».</w:t>
        </w:r>
      </w:ins>
    </w:p>
    <w:p w:rsidR="00B32E63" w:rsidRDefault="00B32E63" w:rsidP="00B32E63">
      <w:pPr>
        <w:pStyle w:val="2"/>
        <w:rPr>
          <w:ins w:id="303" w:author="Jakovleva Svetlana" w:date="2025-07-04T18:16:00Z"/>
          <w:lang w:val="ru-RU"/>
        </w:rPr>
      </w:pPr>
      <w:bookmarkStart w:id="304" w:name="_Toc202546599"/>
      <w:ins w:id="305" w:author="Jakovleva Svetlana" w:date="2025-07-04T18:16:00Z">
        <w:r w:rsidRPr="000812D1">
          <w:rPr>
            <w:lang w:val="ru-RU"/>
          </w:rPr>
          <w:t>Вопрос 1</w:t>
        </w:r>
        <w:r>
          <w:rPr>
            <w:lang w:val="ru-RU"/>
          </w:rPr>
          <w:t>9</w:t>
        </w:r>
        <w:r w:rsidRPr="000812D1">
          <w:rPr>
            <w:lang w:val="ru-RU"/>
          </w:rPr>
          <w:t>. Если ответ на вопрос № 1</w:t>
        </w:r>
        <w:r>
          <w:rPr>
            <w:lang w:val="ru-RU"/>
          </w:rPr>
          <w:t>8</w:t>
        </w:r>
        <w:r w:rsidRPr="000812D1">
          <w:rPr>
            <w:lang w:val="ru-RU"/>
          </w:rPr>
          <w:t xml:space="preserve"> "Да", то в какую дату выгружать в АБС ЦФТ проводки и платежи, сформированные при обработке сделок?</w:t>
        </w:r>
        <w:bookmarkEnd w:id="304"/>
      </w:ins>
    </w:p>
    <w:p w:rsidR="00B32E63" w:rsidRDefault="00B32E63" w:rsidP="00B32E63">
      <w:pPr>
        <w:rPr>
          <w:ins w:id="306" w:author="Федосеев Ярослав Олегович" w:date="2025-07-16T16:20:00Z"/>
          <w:lang w:val="ru-RU"/>
        </w:rPr>
      </w:pPr>
      <w:ins w:id="307" w:author="Jakovleva Svetlana" w:date="2025-07-04T18:16:00Z">
        <w:r>
          <w:rPr>
            <w:lang w:val="ru-RU"/>
          </w:rPr>
          <w:t>Вопрос влияет на настройку календар</w:t>
        </w:r>
      </w:ins>
      <w:ins w:id="308" w:author="Jakovleva Svetlana" w:date="2025-07-04T18:34:00Z">
        <w:r w:rsidR="005E38BB">
          <w:rPr>
            <w:lang w:val="ru-RU"/>
          </w:rPr>
          <w:t>ей расчетных дней для сделок би</w:t>
        </w:r>
      </w:ins>
      <w:ins w:id="309" w:author="Jakovleva Svetlana" w:date="2025-07-04T18:35:00Z">
        <w:r w:rsidR="005E38BB">
          <w:rPr>
            <w:lang w:val="ru-RU"/>
          </w:rPr>
          <w:t>ржевого</w:t>
        </w:r>
      </w:ins>
      <w:ins w:id="310" w:author="Jakovleva Svetlana" w:date="2025-07-04T18:16:00Z">
        <w:r>
          <w:rPr>
            <w:lang w:val="ru-RU"/>
          </w:rPr>
          <w:t xml:space="preserve"> РЕПО. </w:t>
        </w:r>
        <w:r w:rsidRPr="00C640BE">
          <w:rPr>
            <w:lang w:val="ru-RU"/>
          </w:rPr>
          <w:t xml:space="preserve">Если в колонке ответов с датой ответ на вопрос </w:t>
        </w:r>
        <w:r>
          <w:rPr>
            <w:lang w:val="ru-RU"/>
          </w:rPr>
          <w:t>1</w:t>
        </w:r>
      </w:ins>
      <w:ins w:id="311" w:author="Jakovleva Svetlana" w:date="2025-07-04T18:27:00Z">
        <w:r w:rsidR="00275E13">
          <w:rPr>
            <w:lang w:val="ru-RU"/>
          </w:rPr>
          <w:t>8</w:t>
        </w:r>
      </w:ins>
      <w:ins w:id="312" w:author="Jakovleva Svetlana" w:date="2025-07-04T18:16:00Z">
        <w:r w:rsidRPr="00C640BE">
          <w:rPr>
            <w:lang w:val="ru-RU"/>
          </w:rPr>
          <w:t xml:space="preserve"> «Да», и дата в ответе на вопрос </w:t>
        </w:r>
        <w:r>
          <w:rPr>
            <w:lang w:val="ru-RU"/>
          </w:rPr>
          <w:t>1</w:t>
        </w:r>
      </w:ins>
      <w:ins w:id="313" w:author="Jakovleva Svetlana" w:date="2025-07-04T18:27:00Z">
        <w:r w:rsidR="00275E13">
          <w:rPr>
            <w:lang w:val="ru-RU"/>
          </w:rPr>
          <w:t>8</w:t>
        </w:r>
      </w:ins>
      <w:ins w:id="314" w:author="Jakovleva Svetlana" w:date="2025-07-04T18:16:00Z">
        <w:r w:rsidRPr="00C640BE">
          <w:rPr>
            <w:lang w:val="ru-RU"/>
          </w:rPr>
          <w:t xml:space="preserve"> совпадает с датой в заголовке колонки ответов, то в ячейке календаря для этой даты должен быть признак «Баланс». Если дата в ответе стоит другая, то в ячейке календаря для даты из заголовка колонки ответов признак «Баланс» должен быть сброшен.</w:t>
        </w:r>
      </w:ins>
    </w:p>
    <w:p w:rsidR="00CC2927" w:rsidRDefault="00CC2927" w:rsidP="00CC2927">
      <w:pPr>
        <w:pStyle w:val="2"/>
        <w:rPr>
          <w:ins w:id="315" w:author="Федосеев Ярослав Олегович" w:date="2025-07-16T16:20:00Z"/>
          <w:lang w:val="ru-RU"/>
        </w:rPr>
      </w:pPr>
      <w:ins w:id="316" w:author="Федосеев Ярослав Олегович" w:date="2025-07-16T16:20:00Z">
        <w:r w:rsidRPr="000812D1">
          <w:rPr>
            <w:lang w:val="ru-RU"/>
          </w:rPr>
          <w:t xml:space="preserve">Вопрос </w:t>
        </w:r>
        <w:r>
          <w:rPr>
            <w:lang w:val="ru-RU"/>
          </w:rPr>
          <w:t>20</w:t>
        </w:r>
        <w:r w:rsidRPr="000812D1">
          <w:rPr>
            <w:lang w:val="ru-RU"/>
          </w:rPr>
          <w:t xml:space="preserve">. </w:t>
        </w:r>
        <w:r>
          <w:rPr>
            <w:lang w:val="ru-RU"/>
          </w:rPr>
          <w:t>Автоматически обрабатываются пополнения брокерского счета</w:t>
        </w:r>
      </w:ins>
    </w:p>
    <w:p w:rsidR="00CC2927" w:rsidRDefault="00CC2927" w:rsidP="00CC2927">
      <w:pPr>
        <w:rPr>
          <w:ins w:id="317" w:author="Федосеев Ярослав Олегович" w:date="2025-07-16T16:20:00Z"/>
          <w:lang w:val="ru-RU"/>
        </w:rPr>
      </w:pPr>
      <w:ins w:id="318" w:author="Федосеев Ярослав Олегович" w:date="2025-07-16T16:20:00Z">
        <w:r>
          <w:rPr>
            <w:lang w:val="ru-RU"/>
          </w:rPr>
          <w:t>Вопрос влияет на настройку календар</w:t>
        </w:r>
      </w:ins>
      <w:ins w:id="319" w:author="Федосеев Ярослав Олегович" w:date="2025-07-16T16:21:00Z">
        <w:r>
          <w:rPr>
            <w:lang w:val="ru-RU"/>
          </w:rPr>
          <w:t>я автоматических пополнений брокерского счета</w:t>
        </w:r>
      </w:ins>
      <w:ins w:id="320" w:author="Федосеев Ярослав Олегович" w:date="2025-07-16T16:22:00Z">
        <w:r>
          <w:rPr>
            <w:lang w:val="ru-RU"/>
          </w:rPr>
          <w:t xml:space="preserve"> №41</w:t>
        </w:r>
      </w:ins>
      <w:ins w:id="321" w:author="Федосеев Ярослав Олегович" w:date="2025-07-16T16:21:00Z">
        <w:r>
          <w:rPr>
            <w:lang w:val="ru-RU"/>
          </w:rPr>
          <w:t>.</w:t>
        </w:r>
      </w:ins>
    </w:p>
    <w:p w:rsidR="00CC2927" w:rsidRPr="00AD3360" w:rsidRDefault="00CC2927" w:rsidP="00CC2927">
      <w:pPr>
        <w:rPr>
          <w:ins w:id="322" w:author="Федосеев Ярослав Олегович" w:date="2025-07-16T16:21:00Z"/>
          <w:lang w:val="ru-RU"/>
        </w:rPr>
      </w:pPr>
      <w:ins w:id="323" w:author="Федосеев Ярослав Олегович" w:date="2025-07-16T16:21:00Z">
        <w:r>
          <w:rPr>
            <w:lang w:val="ru-RU"/>
          </w:rPr>
          <w:t>Порядок заполнения параметров дней в календаре:</w:t>
        </w:r>
      </w:ins>
    </w:p>
    <w:p w:rsidR="00CC2927" w:rsidRPr="009A7486" w:rsidRDefault="00CC2927" w:rsidP="00CC2927">
      <w:pPr>
        <w:pStyle w:val="a6"/>
        <w:numPr>
          <w:ilvl w:val="0"/>
          <w:numId w:val="15"/>
        </w:numPr>
        <w:rPr>
          <w:ins w:id="324" w:author="Федосеев Ярослав Олегович" w:date="2025-07-16T16:21:00Z"/>
          <w:lang w:val="ru-RU"/>
        </w:rPr>
      </w:pPr>
      <w:ins w:id="325" w:author="Федосеев Ярослав Олегович" w:date="2025-07-16T16:21:00Z">
        <w:r w:rsidRPr="009A7486">
          <w:rPr>
            <w:lang w:val="ru-RU"/>
          </w:rPr>
          <w:t xml:space="preserve">Дни, </w:t>
        </w:r>
        <w:r>
          <w:rPr>
            <w:lang w:val="ru-RU"/>
          </w:rPr>
          <w:t xml:space="preserve">в которых ответ на вопрос </w:t>
        </w:r>
      </w:ins>
      <w:ins w:id="326" w:author="Федосеев Ярослав Олегович" w:date="2025-07-16T16:22:00Z">
        <w:r>
          <w:rPr>
            <w:lang w:val="ru-RU"/>
          </w:rPr>
          <w:t>20</w:t>
        </w:r>
      </w:ins>
      <w:ins w:id="327" w:author="Федосеев Ярослав Олегович" w:date="2025-07-16T16:21:00Z">
        <w:r>
          <w:rPr>
            <w:lang w:val="ru-RU"/>
          </w:rPr>
          <w:t xml:space="preserve"> «Да»</w:t>
        </w:r>
        <w:r w:rsidRPr="009A7486">
          <w:rPr>
            <w:lang w:val="ru-RU"/>
          </w:rPr>
          <w:t>,</w:t>
        </w:r>
        <w:r>
          <w:rPr>
            <w:lang w:val="ru-RU"/>
          </w:rPr>
          <w:t xml:space="preserve"> должны</w:t>
        </w:r>
        <w:r w:rsidRPr="009A7486">
          <w:rPr>
            <w:lang w:val="ru-RU"/>
          </w:rPr>
          <w:t xml:space="preserve"> иметь вид обслуживания «Банковское»</w:t>
        </w:r>
      </w:ins>
      <w:ins w:id="328" w:author="Федосеев Ярослав Олегович" w:date="2025-07-16T16:22:00Z">
        <w:r>
          <w:rPr>
            <w:lang w:val="ru-RU"/>
          </w:rPr>
          <w:t xml:space="preserve"> и заполненный признак «Баланс»</w:t>
        </w:r>
      </w:ins>
      <w:ins w:id="329" w:author="Федосеев Ярослав Олегович" w:date="2025-07-16T16:21:00Z">
        <w:r>
          <w:rPr>
            <w:lang w:val="ru-RU"/>
          </w:rPr>
          <w:t>.</w:t>
        </w:r>
      </w:ins>
    </w:p>
    <w:p w:rsidR="00CC2927" w:rsidRPr="00CC2927" w:rsidRDefault="00CC2927" w:rsidP="00B32E63">
      <w:pPr>
        <w:pStyle w:val="a6"/>
        <w:numPr>
          <w:ilvl w:val="0"/>
          <w:numId w:val="15"/>
        </w:numPr>
        <w:rPr>
          <w:ins w:id="330" w:author="Jakovleva Svetlana" w:date="2025-07-04T18:16:00Z"/>
          <w:lang w:val="ru-RU"/>
          <w:rPrChange w:id="331" w:author="Федосеев Ярослав Олегович" w:date="2025-07-16T16:21:00Z">
            <w:rPr>
              <w:ins w:id="332" w:author="Jakovleva Svetlana" w:date="2025-07-04T18:16:00Z"/>
              <w:lang w:val="ru-RU"/>
            </w:rPr>
          </w:rPrChange>
        </w:rPr>
        <w:pPrChange w:id="333" w:author="Федосеев Ярослав Олегович" w:date="2025-07-16T16:21:00Z">
          <w:pPr/>
        </w:pPrChange>
      </w:pPr>
      <w:ins w:id="334" w:author="Федосеев Ярослав Олегович" w:date="2025-07-16T16:21:00Z">
        <w:r>
          <w:rPr>
            <w:lang w:val="ru-RU"/>
          </w:rPr>
          <w:t xml:space="preserve">Дни, в которых ответ на вопрос </w:t>
        </w:r>
      </w:ins>
      <w:ins w:id="335" w:author="Федосеев Ярослав Олегович" w:date="2025-07-16T16:22:00Z">
        <w:r>
          <w:rPr>
            <w:lang w:val="ru-RU"/>
          </w:rPr>
          <w:t>20</w:t>
        </w:r>
      </w:ins>
      <w:ins w:id="336" w:author="Федосеев Ярослав Олегович" w:date="2025-07-16T16:21:00Z">
        <w:r>
          <w:rPr>
            <w:lang w:val="ru-RU"/>
          </w:rPr>
          <w:t xml:space="preserve"> «Нет»</w:t>
        </w:r>
        <w:r w:rsidRPr="009A7486">
          <w:rPr>
            <w:lang w:val="ru-RU"/>
          </w:rPr>
          <w:t xml:space="preserve">, </w:t>
        </w:r>
        <w:r>
          <w:rPr>
            <w:lang w:val="ru-RU"/>
          </w:rPr>
          <w:t xml:space="preserve">должны </w:t>
        </w:r>
        <w:r w:rsidRPr="009A7486">
          <w:rPr>
            <w:lang w:val="ru-RU"/>
          </w:rPr>
          <w:t>иметь вид обслуживания «Нет обслуживания» и</w:t>
        </w:r>
      </w:ins>
      <w:ins w:id="337" w:author="Федосеев Ярослав Олегович" w:date="2025-07-16T16:22:00Z">
        <w:r>
          <w:rPr>
            <w:lang w:val="ru-RU"/>
          </w:rPr>
          <w:t xml:space="preserve"> заполненный</w:t>
        </w:r>
      </w:ins>
      <w:bookmarkStart w:id="338" w:name="_GoBack"/>
      <w:bookmarkEnd w:id="338"/>
      <w:ins w:id="339" w:author="Федосеев Ярослав Олегович" w:date="2025-07-16T16:21:00Z">
        <w:r w:rsidRPr="009A7486">
          <w:rPr>
            <w:lang w:val="ru-RU"/>
          </w:rPr>
          <w:t xml:space="preserve"> признак «Баланс».</w:t>
        </w:r>
      </w:ins>
    </w:p>
    <w:p w:rsidR="000B3B7A" w:rsidRPr="00E41640" w:rsidDel="005E38BB" w:rsidRDefault="000B3B7A" w:rsidP="00E41640">
      <w:pPr>
        <w:rPr>
          <w:del w:id="340" w:author="Jakovleva Svetlana" w:date="2025-07-04T18:35:00Z"/>
          <w:lang w:val="ru-RU"/>
        </w:rPr>
      </w:pPr>
    </w:p>
    <w:p w:rsidR="00E41640" w:rsidRPr="000B3B7A" w:rsidRDefault="00E41640" w:rsidP="007C3040">
      <w:pPr>
        <w:pStyle w:val="a4"/>
      </w:pPr>
    </w:p>
    <w:sectPr w:rsidR="00E41640" w:rsidRPr="000B3B7A" w:rsidSect="00CF316E">
      <w:pgSz w:w="15840" w:h="12240" w:orient="landscape"/>
      <w:pgMar w:top="1701"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87197"/>
    <w:multiLevelType w:val="hybridMultilevel"/>
    <w:tmpl w:val="7AF0A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53F83"/>
    <w:multiLevelType w:val="hybridMultilevel"/>
    <w:tmpl w:val="766E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33F8A"/>
    <w:multiLevelType w:val="hybridMultilevel"/>
    <w:tmpl w:val="8D0C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717C6"/>
    <w:multiLevelType w:val="hybridMultilevel"/>
    <w:tmpl w:val="6DE68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4738F"/>
    <w:multiLevelType w:val="hybridMultilevel"/>
    <w:tmpl w:val="D91CBCCC"/>
    <w:lvl w:ilvl="0" w:tplc="C86A302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C7A3190"/>
    <w:multiLevelType w:val="hybridMultilevel"/>
    <w:tmpl w:val="26B8B79A"/>
    <w:lvl w:ilvl="0" w:tplc="244A6C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D6E3CA5"/>
    <w:multiLevelType w:val="hybridMultilevel"/>
    <w:tmpl w:val="63F084AA"/>
    <w:lvl w:ilvl="0" w:tplc="04190001">
      <w:start w:val="1"/>
      <w:numFmt w:val="bullet"/>
      <w:lvlText w:val=""/>
      <w:lvlJc w:val="left"/>
      <w:pPr>
        <w:tabs>
          <w:tab w:val="num" w:pos="1647"/>
        </w:tabs>
        <w:ind w:left="1647" w:hanging="360"/>
      </w:pPr>
      <w:rPr>
        <w:rFonts w:ascii="Symbol" w:hAnsi="Symbol" w:hint="default"/>
        <w:color w:val="auto"/>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20C55445"/>
    <w:multiLevelType w:val="hybridMultilevel"/>
    <w:tmpl w:val="2ED87B0C"/>
    <w:lvl w:ilvl="0" w:tplc="04090019">
      <w:start w:val="1"/>
      <w:numFmt w:val="lowerLetter"/>
      <w:lvlText w:val="%1."/>
      <w:lvlJc w:val="left"/>
      <w:pPr>
        <w:ind w:left="144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11774A"/>
    <w:multiLevelType w:val="hybridMultilevel"/>
    <w:tmpl w:val="D91CBCCC"/>
    <w:lvl w:ilvl="0" w:tplc="C86A302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C9A55CD"/>
    <w:multiLevelType w:val="hybridMultilevel"/>
    <w:tmpl w:val="AF0A92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D7B3F"/>
    <w:multiLevelType w:val="hybridMultilevel"/>
    <w:tmpl w:val="7AF0A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6154A"/>
    <w:multiLevelType w:val="hybridMultilevel"/>
    <w:tmpl w:val="D996E9E8"/>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AC31710"/>
    <w:multiLevelType w:val="hybridMultilevel"/>
    <w:tmpl w:val="EEAE22D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3BFE4834"/>
    <w:multiLevelType w:val="hybridMultilevel"/>
    <w:tmpl w:val="86DAD3B0"/>
    <w:lvl w:ilvl="0" w:tplc="C86A302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DE16D7"/>
    <w:multiLevelType w:val="hybridMultilevel"/>
    <w:tmpl w:val="7AF0A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63B7C"/>
    <w:multiLevelType w:val="hybridMultilevel"/>
    <w:tmpl w:val="7992779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4BA67066"/>
    <w:multiLevelType w:val="hybridMultilevel"/>
    <w:tmpl w:val="B40A6BF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4DC70ADD"/>
    <w:multiLevelType w:val="hybridMultilevel"/>
    <w:tmpl w:val="AFF4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E3714F"/>
    <w:multiLevelType w:val="hybridMultilevel"/>
    <w:tmpl w:val="D91CBCCC"/>
    <w:lvl w:ilvl="0" w:tplc="C86A302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60A311EE"/>
    <w:multiLevelType w:val="hybridMultilevel"/>
    <w:tmpl w:val="16CAB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F01CBA"/>
    <w:multiLevelType w:val="multilevel"/>
    <w:tmpl w:val="9BF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36E16"/>
    <w:multiLevelType w:val="hybridMultilevel"/>
    <w:tmpl w:val="D91CBCCC"/>
    <w:lvl w:ilvl="0" w:tplc="C86A302E">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761F55AF"/>
    <w:multiLevelType w:val="hybridMultilevel"/>
    <w:tmpl w:val="7AF0A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747911"/>
    <w:multiLevelType w:val="hybridMultilevel"/>
    <w:tmpl w:val="9E20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BC53FE"/>
    <w:multiLevelType w:val="hybridMultilevel"/>
    <w:tmpl w:val="0F0A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696BB1"/>
    <w:multiLevelType w:val="hybridMultilevel"/>
    <w:tmpl w:val="356E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A1697D"/>
    <w:multiLevelType w:val="singleLevel"/>
    <w:tmpl w:val="147AC916"/>
    <w:lvl w:ilvl="0">
      <w:start w:val="1"/>
      <w:numFmt w:val="bullet"/>
      <w:pStyle w:val="4"/>
      <w:lvlText w:val=""/>
      <w:lvlJc w:val="left"/>
      <w:pPr>
        <w:tabs>
          <w:tab w:val="num" w:pos="1656"/>
        </w:tabs>
        <w:ind w:left="1584" w:hanging="288"/>
      </w:pPr>
      <w:rPr>
        <w:rFonts w:ascii="Wingdings" w:hAnsi="Wingdings" w:hint="default"/>
      </w:rPr>
    </w:lvl>
  </w:abstractNum>
  <w:num w:numId="1">
    <w:abstractNumId w:val="5"/>
  </w:num>
  <w:num w:numId="2">
    <w:abstractNumId w:val="6"/>
  </w:num>
  <w:num w:numId="3">
    <w:abstractNumId w:val="17"/>
  </w:num>
  <w:num w:numId="4">
    <w:abstractNumId w:val="3"/>
  </w:num>
  <w:num w:numId="5">
    <w:abstractNumId w:val="23"/>
  </w:num>
  <w:num w:numId="6">
    <w:abstractNumId w:val="15"/>
  </w:num>
  <w:num w:numId="7">
    <w:abstractNumId w:val="11"/>
  </w:num>
  <w:num w:numId="8">
    <w:abstractNumId w:val="12"/>
  </w:num>
  <w:num w:numId="9">
    <w:abstractNumId w:val="4"/>
  </w:num>
  <w:num w:numId="10">
    <w:abstractNumId w:val="10"/>
  </w:num>
  <w:num w:numId="11">
    <w:abstractNumId w:val="26"/>
  </w:num>
  <w:num w:numId="12">
    <w:abstractNumId w:val="0"/>
  </w:num>
  <w:num w:numId="13">
    <w:abstractNumId w:val="14"/>
  </w:num>
  <w:num w:numId="14">
    <w:abstractNumId w:val="1"/>
  </w:num>
  <w:num w:numId="15">
    <w:abstractNumId w:val="25"/>
  </w:num>
  <w:num w:numId="16">
    <w:abstractNumId w:val="21"/>
  </w:num>
  <w:num w:numId="17">
    <w:abstractNumId w:val="8"/>
  </w:num>
  <w:num w:numId="18">
    <w:abstractNumId w:val="18"/>
  </w:num>
  <w:num w:numId="19">
    <w:abstractNumId w:val="13"/>
  </w:num>
  <w:num w:numId="20">
    <w:abstractNumId w:val="24"/>
  </w:num>
  <w:num w:numId="21">
    <w:abstractNumId w:val="19"/>
  </w:num>
  <w:num w:numId="22">
    <w:abstractNumId w:val="9"/>
  </w:num>
  <w:num w:numId="23">
    <w:abstractNumId w:val="22"/>
  </w:num>
  <w:num w:numId="24">
    <w:abstractNumId w:val="16"/>
  </w:num>
  <w:num w:numId="25">
    <w:abstractNumId w:val="20"/>
  </w:num>
  <w:num w:numId="26">
    <w:abstractNumId w:val="2"/>
  </w:num>
  <w:num w:numId="2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kovleva Svetlana">
    <w15:presenceInfo w15:providerId="AD" w15:userId="S-1-5-21-4208799430-2505650955-2224114330-2298"/>
  </w15:person>
  <w15:person w15:author="Федосеев Ярослав Олегович">
    <w15:presenceInfo w15:providerId="None" w15:userId="Федосеев Ярослав Олегови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C23"/>
    <w:rsid w:val="00032A3F"/>
    <w:rsid w:val="00054CFF"/>
    <w:rsid w:val="000740A9"/>
    <w:rsid w:val="000812D1"/>
    <w:rsid w:val="00085FD8"/>
    <w:rsid w:val="00092FFF"/>
    <w:rsid w:val="000B3B7A"/>
    <w:rsid w:val="000C5D7D"/>
    <w:rsid w:val="0012462F"/>
    <w:rsid w:val="001E7FE8"/>
    <w:rsid w:val="00200C4A"/>
    <w:rsid w:val="002340D3"/>
    <w:rsid w:val="0025605D"/>
    <w:rsid w:val="00275E13"/>
    <w:rsid w:val="0029622A"/>
    <w:rsid w:val="002A4992"/>
    <w:rsid w:val="002C0362"/>
    <w:rsid w:val="002D314C"/>
    <w:rsid w:val="002E2C4C"/>
    <w:rsid w:val="00302F10"/>
    <w:rsid w:val="00317E74"/>
    <w:rsid w:val="00373378"/>
    <w:rsid w:val="00377B60"/>
    <w:rsid w:val="003A009F"/>
    <w:rsid w:val="003B56DB"/>
    <w:rsid w:val="00402E00"/>
    <w:rsid w:val="00415C23"/>
    <w:rsid w:val="00432F8B"/>
    <w:rsid w:val="0045329D"/>
    <w:rsid w:val="004916A6"/>
    <w:rsid w:val="00496492"/>
    <w:rsid w:val="00497EDC"/>
    <w:rsid w:val="004A0C76"/>
    <w:rsid w:val="004D1052"/>
    <w:rsid w:val="004E1089"/>
    <w:rsid w:val="00505C80"/>
    <w:rsid w:val="005B0BFB"/>
    <w:rsid w:val="005E38BB"/>
    <w:rsid w:val="0060294D"/>
    <w:rsid w:val="00611D96"/>
    <w:rsid w:val="00624E5A"/>
    <w:rsid w:val="006776EE"/>
    <w:rsid w:val="006E5027"/>
    <w:rsid w:val="006E59FC"/>
    <w:rsid w:val="0070326B"/>
    <w:rsid w:val="00712C62"/>
    <w:rsid w:val="00750E01"/>
    <w:rsid w:val="00750E04"/>
    <w:rsid w:val="00770127"/>
    <w:rsid w:val="0078167F"/>
    <w:rsid w:val="0079502C"/>
    <w:rsid w:val="00797570"/>
    <w:rsid w:val="007A4489"/>
    <w:rsid w:val="007A7684"/>
    <w:rsid w:val="007C3040"/>
    <w:rsid w:val="008231A0"/>
    <w:rsid w:val="008246C8"/>
    <w:rsid w:val="00837320"/>
    <w:rsid w:val="008B6606"/>
    <w:rsid w:val="00912EF5"/>
    <w:rsid w:val="009178CC"/>
    <w:rsid w:val="00943110"/>
    <w:rsid w:val="009431F8"/>
    <w:rsid w:val="0097576A"/>
    <w:rsid w:val="00982CE5"/>
    <w:rsid w:val="009A186C"/>
    <w:rsid w:val="009A695E"/>
    <w:rsid w:val="009A7486"/>
    <w:rsid w:val="00A246BA"/>
    <w:rsid w:val="00A25789"/>
    <w:rsid w:val="00A40D9B"/>
    <w:rsid w:val="00AA3AE4"/>
    <w:rsid w:val="00AD3360"/>
    <w:rsid w:val="00AF304C"/>
    <w:rsid w:val="00AF562F"/>
    <w:rsid w:val="00B20354"/>
    <w:rsid w:val="00B32E63"/>
    <w:rsid w:val="00B61291"/>
    <w:rsid w:val="00B70958"/>
    <w:rsid w:val="00BA4660"/>
    <w:rsid w:val="00BD19DF"/>
    <w:rsid w:val="00BF2DE6"/>
    <w:rsid w:val="00C55430"/>
    <w:rsid w:val="00C640BE"/>
    <w:rsid w:val="00CC2927"/>
    <w:rsid w:val="00CC561F"/>
    <w:rsid w:val="00CF316E"/>
    <w:rsid w:val="00D05283"/>
    <w:rsid w:val="00D11273"/>
    <w:rsid w:val="00D70C8B"/>
    <w:rsid w:val="00D72271"/>
    <w:rsid w:val="00D814F7"/>
    <w:rsid w:val="00D85FBE"/>
    <w:rsid w:val="00DF00B5"/>
    <w:rsid w:val="00DF02CC"/>
    <w:rsid w:val="00E0343D"/>
    <w:rsid w:val="00E41640"/>
    <w:rsid w:val="00E606A7"/>
    <w:rsid w:val="00E65D52"/>
    <w:rsid w:val="00E82873"/>
    <w:rsid w:val="00EE7129"/>
    <w:rsid w:val="00F36D7C"/>
    <w:rsid w:val="00F567C8"/>
    <w:rsid w:val="00FB1F51"/>
    <w:rsid w:val="00FC04C5"/>
    <w:rsid w:val="00FF15F9"/>
    <w:rsid w:val="00FF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B105"/>
  <w15:chartTrackingRefBased/>
  <w15:docId w15:val="{7B8DA3EF-4EF5-4628-A479-5E6D1AC5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246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C30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C30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
    <w:next w:val="a"/>
    <w:link w:val="41"/>
    <w:uiPriority w:val="9"/>
    <w:unhideWhenUsed/>
    <w:qFormat/>
    <w:rsid w:val="00EE7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46C8"/>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943110"/>
    <w:rPr>
      <w:color w:val="0000FF"/>
      <w:u w:val="single"/>
    </w:rPr>
  </w:style>
  <w:style w:type="paragraph" w:styleId="a4">
    <w:name w:val="Body Text"/>
    <w:aliases w:val="Основной текст Знак1,Основной текст Знак Знак,Основной текст Знак2 Знак Знак,Основной текст Знак Знак2 Знак Знак,Основной текст Знак1 Знак Знак Знак Знак,Основной текст Знак Знак Знак Знак Знак Знак,Знак"/>
    <w:basedOn w:val="a"/>
    <w:link w:val="21"/>
    <w:rsid w:val="007C3040"/>
    <w:pPr>
      <w:spacing w:before="40" w:after="0" w:line="240" w:lineRule="auto"/>
      <w:ind w:firstLine="720"/>
      <w:jc w:val="both"/>
    </w:pPr>
    <w:rPr>
      <w:rFonts w:ascii="Times New Roman" w:eastAsia="Times New Roman" w:hAnsi="Times New Roman" w:cs="Times New Roman"/>
      <w:sz w:val="20"/>
      <w:szCs w:val="20"/>
      <w:lang w:val="ru-RU"/>
    </w:rPr>
  </w:style>
  <w:style w:type="character" w:customStyle="1" w:styleId="a5">
    <w:name w:val="Основной текст Знак"/>
    <w:basedOn w:val="a0"/>
    <w:uiPriority w:val="99"/>
    <w:semiHidden/>
    <w:rsid w:val="007C3040"/>
  </w:style>
  <w:style w:type="character" w:customStyle="1" w:styleId="21">
    <w:name w:val="Основной текст Знак2"/>
    <w:aliases w:val="Основной текст Знак1 Знак,Основной текст Знак Знак Знак,Основной текст Знак2 Знак Знак Знак,Основной текст Знак Знак2 Знак Знак Знак,Основной текст Знак1 Знак Знак Знак Знак Знак,Основной текст Знак Знак Знак Знак Знак Знак Знак"/>
    <w:link w:val="a4"/>
    <w:rsid w:val="007C3040"/>
    <w:rPr>
      <w:rFonts w:ascii="Times New Roman" w:eastAsia="Times New Roman" w:hAnsi="Times New Roman" w:cs="Times New Roman"/>
      <w:sz w:val="20"/>
      <w:szCs w:val="20"/>
      <w:lang w:val="ru-RU"/>
    </w:rPr>
  </w:style>
  <w:style w:type="paragraph" w:styleId="a6">
    <w:name w:val="List Paragraph"/>
    <w:basedOn w:val="a"/>
    <w:uiPriority w:val="34"/>
    <w:qFormat/>
    <w:rsid w:val="007C3040"/>
    <w:pPr>
      <w:ind w:left="720"/>
      <w:contextualSpacing/>
    </w:pPr>
  </w:style>
  <w:style w:type="character" w:customStyle="1" w:styleId="20">
    <w:name w:val="Заголовок 2 Знак"/>
    <w:basedOn w:val="a0"/>
    <w:link w:val="2"/>
    <w:uiPriority w:val="9"/>
    <w:rsid w:val="007C304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C3040"/>
    <w:rPr>
      <w:rFonts w:asciiTheme="majorHAnsi" w:eastAsiaTheme="majorEastAsia" w:hAnsiTheme="majorHAnsi" w:cstheme="majorBidi"/>
      <w:color w:val="1F3763" w:themeColor="accent1" w:themeShade="7F"/>
      <w:sz w:val="24"/>
      <w:szCs w:val="24"/>
    </w:rPr>
  </w:style>
  <w:style w:type="paragraph" w:customStyle="1" w:styleId="Address">
    <w:name w:val="Address"/>
    <w:basedOn w:val="a"/>
    <w:rsid w:val="00FF15F9"/>
    <w:pPr>
      <w:spacing w:before="120" w:after="0" w:line="240" w:lineRule="auto"/>
      <w:ind w:left="4608"/>
    </w:pPr>
    <w:rPr>
      <w:rFonts w:ascii="Arial" w:eastAsia="Times New Roman" w:hAnsi="Arial" w:cs="Times New Roman"/>
      <w:sz w:val="20"/>
      <w:szCs w:val="20"/>
      <w:lang w:val="ru-RU"/>
    </w:rPr>
  </w:style>
  <w:style w:type="paragraph" w:styleId="4">
    <w:name w:val="List Bullet 4"/>
    <w:basedOn w:val="a"/>
    <w:rsid w:val="00FF15F9"/>
    <w:pPr>
      <w:numPr>
        <w:numId w:val="11"/>
      </w:numPr>
      <w:tabs>
        <w:tab w:val="clear" w:pos="1656"/>
      </w:tabs>
      <w:spacing w:before="20" w:after="20" w:line="240" w:lineRule="auto"/>
    </w:pPr>
    <w:rPr>
      <w:rFonts w:ascii="Times New Roman" w:eastAsia="Times New Roman" w:hAnsi="Times New Roman" w:cs="Times New Roman"/>
      <w:sz w:val="20"/>
      <w:szCs w:val="20"/>
      <w:lang w:val="ru-RU"/>
    </w:rPr>
  </w:style>
  <w:style w:type="character" w:customStyle="1" w:styleId="41">
    <w:name w:val="Заголовок 4 Знак"/>
    <w:basedOn w:val="a0"/>
    <w:link w:val="40"/>
    <w:uiPriority w:val="9"/>
    <w:rsid w:val="00EE7129"/>
    <w:rPr>
      <w:rFonts w:asciiTheme="majorHAnsi" w:eastAsiaTheme="majorEastAsia" w:hAnsiTheme="majorHAnsi" w:cstheme="majorBidi"/>
      <w:i/>
      <w:iCs/>
      <w:color w:val="2F5496" w:themeColor="accent1" w:themeShade="BF"/>
    </w:rPr>
  </w:style>
  <w:style w:type="paragraph" w:styleId="a7">
    <w:name w:val="Balloon Text"/>
    <w:basedOn w:val="a"/>
    <w:link w:val="a8"/>
    <w:uiPriority w:val="99"/>
    <w:semiHidden/>
    <w:unhideWhenUsed/>
    <w:rsid w:val="0070326B"/>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70326B"/>
    <w:rPr>
      <w:rFonts w:ascii="Segoe UI" w:hAnsi="Segoe UI" w:cs="Segoe UI"/>
      <w:sz w:val="18"/>
      <w:szCs w:val="18"/>
    </w:rPr>
  </w:style>
  <w:style w:type="paragraph" w:styleId="a9">
    <w:name w:val="TOC Heading"/>
    <w:basedOn w:val="1"/>
    <w:next w:val="a"/>
    <w:uiPriority w:val="39"/>
    <w:unhideWhenUsed/>
    <w:qFormat/>
    <w:rsid w:val="00092FFF"/>
    <w:pPr>
      <w:outlineLvl w:val="9"/>
    </w:pPr>
  </w:style>
  <w:style w:type="paragraph" w:styleId="11">
    <w:name w:val="toc 1"/>
    <w:basedOn w:val="a"/>
    <w:next w:val="a"/>
    <w:autoRedefine/>
    <w:uiPriority w:val="39"/>
    <w:unhideWhenUsed/>
    <w:rsid w:val="00092FFF"/>
    <w:pPr>
      <w:spacing w:after="100"/>
    </w:pPr>
  </w:style>
  <w:style w:type="paragraph" w:styleId="22">
    <w:name w:val="toc 2"/>
    <w:basedOn w:val="a"/>
    <w:next w:val="a"/>
    <w:autoRedefine/>
    <w:uiPriority w:val="39"/>
    <w:unhideWhenUsed/>
    <w:rsid w:val="00092FFF"/>
    <w:pPr>
      <w:spacing w:after="100"/>
      <w:ind w:left="220"/>
    </w:pPr>
  </w:style>
  <w:style w:type="paragraph" w:styleId="31">
    <w:name w:val="toc 3"/>
    <w:basedOn w:val="a"/>
    <w:next w:val="a"/>
    <w:autoRedefine/>
    <w:uiPriority w:val="39"/>
    <w:unhideWhenUsed/>
    <w:rsid w:val="00092FFF"/>
    <w:pPr>
      <w:spacing w:after="100"/>
      <w:ind w:left="440"/>
    </w:pPr>
  </w:style>
  <w:style w:type="paragraph" w:styleId="aa">
    <w:name w:val="Title"/>
    <w:basedOn w:val="a"/>
    <w:next w:val="a"/>
    <w:link w:val="ab"/>
    <w:uiPriority w:val="10"/>
    <w:qFormat/>
    <w:rsid w:val="00092F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a"/>
    <w:uiPriority w:val="10"/>
    <w:rsid w:val="00092FF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0223">
      <w:bodyDiv w:val="1"/>
      <w:marLeft w:val="0"/>
      <w:marRight w:val="0"/>
      <w:marTop w:val="0"/>
      <w:marBottom w:val="0"/>
      <w:divBdr>
        <w:top w:val="none" w:sz="0" w:space="0" w:color="auto"/>
        <w:left w:val="none" w:sz="0" w:space="0" w:color="auto"/>
        <w:bottom w:val="none" w:sz="0" w:space="0" w:color="auto"/>
        <w:right w:val="none" w:sz="0" w:space="0" w:color="auto"/>
      </w:divBdr>
    </w:div>
    <w:div w:id="192429745">
      <w:bodyDiv w:val="1"/>
      <w:marLeft w:val="0"/>
      <w:marRight w:val="0"/>
      <w:marTop w:val="0"/>
      <w:marBottom w:val="0"/>
      <w:divBdr>
        <w:top w:val="none" w:sz="0" w:space="0" w:color="auto"/>
        <w:left w:val="none" w:sz="0" w:space="0" w:color="auto"/>
        <w:bottom w:val="none" w:sz="0" w:space="0" w:color="auto"/>
        <w:right w:val="none" w:sz="0" w:space="0" w:color="auto"/>
      </w:divBdr>
    </w:div>
    <w:div w:id="234051139">
      <w:bodyDiv w:val="1"/>
      <w:marLeft w:val="0"/>
      <w:marRight w:val="0"/>
      <w:marTop w:val="0"/>
      <w:marBottom w:val="0"/>
      <w:divBdr>
        <w:top w:val="none" w:sz="0" w:space="0" w:color="auto"/>
        <w:left w:val="none" w:sz="0" w:space="0" w:color="auto"/>
        <w:bottom w:val="none" w:sz="0" w:space="0" w:color="auto"/>
        <w:right w:val="none" w:sz="0" w:space="0" w:color="auto"/>
      </w:divBdr>
    </w:div>
    <w:div w:id="246426053">
      <w:bodyDiv w:val="1"/>
      <w:marLeft w:val="0"/>
      <w:marRight w:val="0"/>
      <w:marTop w:val="0"/>
      <w:marBottom w:val="0"/>
      <w:divBdr>
        <w:top w:val="none" w:sz="0" w:space="0" w:color="auto"/>
        <w:left w:val="none" w:sz="0" w:space="0" w:color="auto"/>
        <w:bottom w:val="none" w:sz="0" w:space="0" w:color="auto"/>
        <w:right w:val="none" w:sz="0" w:space="0" w:color="auto"/>
      </w:divBdr>
    </w:div>
    <w:div w:id="451823066">
      <w:bodyDiv w:val="1"/>
      <w:marLeft w:val="0"/>
      <w:marRight w:val="0"/>
      <w:marTop w:val="0"/>
      <w:marBottom w:val="0"/>
      <w:divBdr>
        <w:top w:val="none" w:sz="0" w:space="0" w:color="auto"/>
        <w:left w:val="none" w:sz="0" w:space="0" w:color="auto"/>
        <w:bottom w:val="none" w:sz="0" w:space="0" w:color="auto"/>
        <w:right w:val="none" w:sz="0" w:space="0" w:color="auto"/>
      </w:divBdr>
    </w:div>
    <w:div w:id="505558617">
      <w:bodyDiv w:val="1"/>
      <w:marLeft w:val="0"/>
      <w:marRight w:val="0"/>
      <w:marTop w:val="0"/>
      <w:marBottom w:val="0"/>
      <w:divBdr>
        <w:top w:val="none" w:sz="0" w:space="0" w:color="auto"/>
        <w:left w:val="none" w:sz="0" w:space="0" w:color="auto"/>
        <w:bottom w:val="none" w:sz="0" w:space="0" w:color="auto"/>
        <w:right w:val="none" w:sz="0" w:space="0" w:color="auto"/>
      </w:divBdr>
    </w:div>
    <w:div w:id="596327166">
      <w:bodyDiv w:val="1"/>
      <w:marLeft w:val="0"/>
      <w:marRight w:val="0"/>
      <w:marTop w:val="0"/>
      <w:marBottom w:val="0"/>
      <w:divBdr>
        <w:top w:val="none" w:sz="0" w:space="0" w:color="auto"/>
        <w:left w:val="none" w:sz="0" w:space="0" w:color="auto"/>
        <w:bottom w:val="none" w:sz="0" w:space="0" w:color="auto"/>
        <w:right w:val="none" w:sz="0" w:space="0" w:color="auto"/>
      </w:divBdr>
    </w:div>
    <w:div w:id="609750151">
      <w:bodyDiv w:val="1"/>
      <w:marLeft w:val="0"/>
      <w:marRight w:val="0"/>
      <w:marTop w:val="0"/>
      <w:marBottom w:val="0"/>
      <w:divBdr>
        <w:top w:val="none" w:sz="0" w:space="0" w:color="auto"/>
        <w:left w:val="none" w:sz="0" w:space="0" w:color="auto"/>
        <w:bottom w:val="none" w:sz="0" w:space="0" w:color="auto"/>
        <w:right w:val="none" w:sz="0" w:space="0" w:color="auto"/>
      </w:divBdr>
    </w:div>
    <w:div w:id="976104300">
      <w:bodyDiv w:val="1"/>
      <w:marLeft w:val="0"/>
      <w:marRight w:val="0"/>
      <w:marTop w:val="0"/>
      <w:marBottom w:val="0"/>
      <w:divBdr>
        <w:top w:val="none" w:sz="0" w:space="0" w:color="auto"/>
        <w:left w:val="none" w:sz="0" w:space="0" w:color="auto"/>
        <w:bottom w:val="none" w:sz="0" w:space="0" w:color="auto"/>
        <w:right w:val="none" w:sz="0" w:space="0" w:color="auto"/>
      </w:divBdr>
    </w:div>
    <w:div w:id="976375336">
      <w:bodyDiv w:val="1"/>
      <w:marLeft w:val="0"/>
      <w:marRight w:val="0"/>
      <w:marTop w:val="0"/>
      <w:marBottom w:val="0"/>
      <w:divBdr>
        <w:top w:val="none" w:sz="0" w:space="0" w:color="auto"/>
        <w:left w:val="none" w:sz="0" w:space="0" w:color="auto"/>
        <w:bottom w:val="none" w:sz="0" w:space="0" w:color="auto"/>
        <w:right w:val="none" w:sz="0" w:space="0" w:color="auto"/>
      </w:divBdr>
    </w:div>
    <w:div w:id="998536342">
      <w:bodyDiv w:val="1"/>
      <w:marLeft w:val="0"/>
      <w:marRight w:val="0"/>
      <w:marTop w:val="0"/>
      <w:marBottom w:val="0"/>
      <w:divBdr>
        <w:top w:val="none" w:sz="0" w:space="0" w:color="auto"/>
        <w:left w:val="none" w:sz="0" w:space="0" w:color="auto"/>
        <w:bottom w:val="none" w:sz="0" w:space="0" w:color="auto"/>
        <w:right w:val="none" w:sz="0" w:space="0" w:color="auto"/>
      </w:divBdr>
    </w:div>
    <w:div w:id="1040472280">
      <w:bodyDiv w:val="1"/>
      <w:marLeft w:val="0"/>
      <w:marRight w:val="0"/>
      <w:marTop w:val="0"/>
      <w:marBottom w:val="0"/>
      <w:divBdr>
        <w:top w:val="none" w:sz="0" w:space="0" w:color="auto"/>
        <w:left w:val="none" w:sz="0" w:space="0" w:color="auto"/>
        <w:bottom w:val="none" w:sz="0" w:space="0" w:color="auto"/>
        <w:right w:val="none" w:sz="0" w:space="0" w:color="auto"/>
      </w:divBdr>
    </w:div>
    <w:div w:id="1048455055">
      <w:bodyDiv w:val="1"/>
      <w:marLeft w:val="0"/>
      <w:marRight w:val="0"/>
      <w:marTop w:val="0"/>
      <w:marBottom w:val="0"/>
      <w:divBdr>
        <w:top w:val="none" w:sz="0" w:space="0" w:color="auto"/>
        <w:left w:val="none" w:sz="0" w:space="0" w:color="auto"/>
        <w:bottom w:val="none" w:sz="0" w:space="0" w:color="auto"/>
        <w:right w:val="none" w:sz="0" w:space="0" w:color="auto"/>
      </w:divBdr>
    </w:div>
    <w:div w:id="1049690608">
      <w:bodyDiv w:val="1"/>
      <w:marLeft w:val="0"/>
      <w:marRight w:val="0"/>
      <w:marTop w:val="0"/>
      <w:marBottom w:val="0"/>
      <w:divBdr>
        <w:top w:val="none" w:sz="0" w:space="0" w:color="auto"/>
        <w:left w:val="none" w:sz="0" w:space="0" w:color="auto"/>
        <w:bottom w:val="none" w:sz="0" w:space="0" w:color="auto"/>
        <w:right w:val="none" w:sz="0" w:space="0" w:color="auto"/>
      </w:divBdr>
    </w:div>
    <w:div w:id="1135415333">
      <w:bodyDiv w:val="1"/>
      <w:marLeft w:val="0"/>
      <w:marRight w:val="0"/>
      <w:marTop w:val="0"/>
      <w:marBottom w:val="0"/>
      <w:divBdr>
        <w:top w:val="none" w:sz="0" w:space="0" w:color="auto"/>
        <w:left w:val="none" w:sz="0" w:space="0" w:color="auto"/>
        <w:bottom w:val="none" w:sz="0" w:space="0" w:color="auto"/>
        <w:right w:val="none" w:sz="0" w:space="0" w:color="auto"/>
      </w:divBdr>
    </w:div>
    <w:div w:id="1144275670">
      <w:bodyDiv w:val="1"/>
      <w:marLeft w:val="0"/>
      <w:marRight w:val="0"/>
      <w:marTop w:val="0"/>
      <w:marBottom w:val="0"/>
      <w:divBdr>
        <w:top w:val="none" w:sz="0" w:space="0" w:color="auto"/>
        <w:left w:val="none" w:sz="0" w:space="0" w:color="auto"/>
        <w:bottom w:val="none" w:sz="0" w:space="0" w:color="auto"/>
        <w:right w:val="none" w:sz="0" w:space="0" w:color="auto"/>
      </w:divBdr>
    </w:div>
    <w:div w:id="1630041172">
      <w:bodyDiv w:val="1"/>
      <w:marLeft w:val="0"/>
      <w:marRight w:val="0"/>
      <w:marTop w:val="0"/>
      <w:marBottom w:val="0"/>
      <w:divBdr>
        <w:top w:val="none" w:sz="0" w:space="0" w:color="auto"/>
        <w:left w:val="none" w:sz="0" w:space="0" w:color="auto"/>
        <w:bottom w:val="none" w:sz="0" w:space="0" w:color="auto"/>
        <w:right w:val="none" w:sz="0" w:space="0" w:color="auto"/>
      </w:divBdr>
    </w:div>
    <w:div w:id="179282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_____Microsoft_Excel______________________.xlsm"/><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9407F-7255-486F-AAD2-2B47DDA3E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5513</TotalTime>
  <Pages>15</Pages>
  <Words>4875</Words>
  <Characters>27788</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Jakovleva Svetlana</dc:creator>
  <cp:keywords/>
  <dc:description/>
  <cp:lastModifiedBy>Федосеев Ярослав Олегович</cp:lastModifiedBy>
  <cp:revision>13</cp:revision>
  <dcterms:created xsi:type="dcterms:W3CDTF">2024-11-22T14:53:00Z</dcterms:created>
  <dcterms:modified xsi:type="dcterms:W3CDTF">2025-07-16T13:22:00Z</dcterms:modified>
</cp:coreProperties>
</file>